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0C33" w14:textId="590DF71E" w:rsidR="005D1F48" w:rsidRDefault="005D1F48" w:rsidP="00BF71B2">
      <w:pPr>
        <w:autoSpaceDE w:val="0"/>
        <w:spacing w:after="0" w:line="240" w:lineRule="auto"/>
        <w:jc w:val="center"/>
        <w:rPr>
          <w:rFonts w:ascii="Times New Roman" w:eastAsia="Times New Roman" w:hAnsi="Times New Roman" w:cs="Times New Roman"/>
          <w:b/>
          <w:kern w:val="0"/>
          <w:u w:val="single"/>
          <w:lang w:val="es-ES_tradnl" w:eastAsia="es-ES_tradnl"/>
          <w14:ligatures w14:val="none"/>
        </w:rPr>
      </w:pPr>
      <w:bookmarkStart w:id="0" w:name="_Hlk182257903"/>
      <w:bookmarkStart w:id="1" w:name="_Hlk182257836"/>
      <w:bookmarkStart w:id="2" w:name="_Hlk173178480"/>
      <w:bookmarkStart w:id="3" w:name="_Hlk182257754"/>
      <w:r w:rsidRPr="005D1F48">
        <w:rPr>
          <w:rFonts w:ascii="Times New Roman" w:eastAsia="Times New Roman" w:hAnsi="Times New Roman" w:cs="Times New Roman"/>
          <w:b/>
          <w:kern w:val="0"/>
          <w:u w:val="single"/>
          <w:lang w:val="es-ES_tradnl" w:eastAsia="es-ES_tradnl"/>
          <w14:ligatures w14:val="none"/>
        </w:rPr>
        <w:t xml:space="preserve">CONTRATO DE SERVICIOS EASY OFFICE Nro.  </w:t>
      </w:r>
      <w:r w:rsidRPr="00DF3632">
        <w:rPr>
          <w:rFonts w:ascii="Times New Roman" w:eastAsia="Times New Roman" w:hAnsi="Times New Roman" w:cs="Times New Roman"/>
          <w:b/>
          <w:kern w:val="0"/>
          <w:u w:val="single"/>
          <w:lang w:val="es-ES_tradnl" w:eastAsia="es-ES_tradnl"/>
          <w14:ligatures w14:val="none"/>
        </w:rPr>
        <w:fldChar w:fldCharType="begin"/>
      </w:r>
      <w:r w:rsidRPr="00DF3632">
        <w:rPr>
          <w:rFonts w:ascii="Times New Roman" w:eastAsia="Times New Roman" w:hAnsi="Times New Roman" w:cs="Times New Roman"/>
          <w:b/>
          <w:kern w:val="0"/>
          <w:u w:val="single"/>
          <w:lang w:val="es-ES_tradnl" w:eastAsia="es-ES_tradnl"/>
          <w14:ligatures w14:val="none"/>
        </w:rPr>
        <w:instrText xml:space="preserve"> MERGEFIELD FOLIO </w:instrText>
      </w:r>
      <w:r w:rsidRPr="00DF3632">
        <w:rPr>
          <w:rFonts w:ascii="Times New Roman" w:eastAsia="Times New Roman" w:hAnsi="Times New Roman" w:cs="Times New Roman"/>
          <w:b/>
          <w:kern w:val="0"/>
          <w:u w:val="single"/>
          <w:lang w:val="es-ES_tradnl" w:eastAsia="es-ES_tradnl"/>
          <w14:ligatures w14:val="none"/>
        </w:rPr>
        <w:fldChar w:fldCharType="separate"/>
      </w:r>
      <w:r w:rsidR="00031A67" w:rsidRPr="00991024">
        <w:rPr>
          <w:rFonts w:ascii="Times New Roman" w:eastAsia="Times New Roman" w:hAnsi="Times New Roman" w:cs="Times New Roman"/>
          <w:b/>
          <w:noProof/>
          <w:kern w:val="0"/>
          <w:u w:val="single"/>
          <w:lang w:val="es-ES_tradnl" w:eastAsia="es-ES_tradnl"/>
          <w14:ligatures w14:val="none"/>
        </w:rPr>
        <w:t>«FOLIO»</w:t>
      </w:r>
      <w:r w:rsidRPr="00DF3632">
        <w:rPr>
          <w:rFonts w:ascii="Times New Roman" w:eastAsia="Times New Roman" w:hAnsi="Times New Roman" w:cs="Times New Roman"/>
          <w:b/>
          <w:kern w:val="0"/>
          <w:u w:val="single"/>
          <w:lang w:val="es-ES_tradnl" w:eastAsia="es-ES_tradnl"/>
          <w14:ligatures w14:val="none"/>
        </w:rPr>
        <w:fldChar w:fldCharType="end"/>
      </w:r>
      <w:r w:rsidRPr="00DF3632">
        <w:rPr>
          <w:rFonts w:ascii="Times New Roman" w:eastAsia="Times New Roman" w:hAnsi="Times New Roman" w:cs="Times New Roman"/>
          <w:b/>
          <w:kern w:val="0"/>
          <w:u w:val="single"/>
          <w:lang w:val="es-ES_tradnl" w:eastAsia="es-ES_tradnl"/>
          <w14:ligatures w14:val="none"/>
        </w:rPr>
        <w:t>.-</w:t>
      </w:r>
    </w:p>
    <w:p w14:paraId="72704A11" w14:textId="77777777" w:rsidR="00195F01" w:rsidRDefault="00195F01" w:rsidP="00BF71B2">
      <w:pPr>
        <w:autoSpaceDE w:val="0"/>
        <w:spacing w:after="0" w:line="240" w:lineRule="auto"/>
        <w:jc w:val="center"/>
        <w:rPr>
          <w:rFonts w:ascii="Times New Roman" w:eastAsia="Times New Roman" w:hAnsi="Times New Roman" w:cs="Times New Roman"/>
          <w:b/>
          <w:kern w:val="0"/>
          <w:u w:val="single"/>
          <w:lang w:val="es-ES_tradnl" w:eastAsia="es-ES_tradnl"/>
          <w14:ligatures w14:val="none"/>
        </w:rPr>
      </w:pPr>
    </w:p>
    <w:p w14:paraId="337B0666" w14:textId="77777777" w:rsidR="00195F01" w:rsidRPr="005D1F48" w:rsidRDefault="00195F01" w:rsidP="00BF71B2">
      <w:pPr>
        <w:autoSpaceDE w:val="0"/>
        <w:spacing w:after="0" w:line="240" w:lineRule="auto"/>
        <w:jc w:val="center"/>
        <w:rPr>
          <w:rFonts w:ascii="Times New Roman" w:eastAsia="Times New Roman" w:hAnsi="Times New Roman" w:cs="Times New Roman"/>
          <w:kern w:val="0"/>
          <w:sz w:val="20"/>
          <w:szCs w:val="20"/>
          <w:u w:val="single"/>
          <w:lang w:val="es-ES_tradnl" w:eastAsia="es-ES_tradnl"/>
          <w14:ligatures w14:val="none"/>
        </w:rPr>
      </w:pPr>
    </w:p>
    <w:p w14:paraId="2186D541" w14:textId="7B678701" w:rsidR="005D1F48" w:rsidRPr="004C11CB" w:rsidRDefault="005D1F48" w:rsidP="005D7817">
      <w:pPr>
        <w:spacing w:after="0" w:line="240" w:lineRule="auto"/>
        <w:ind w:right="180"/>
        <w:jc w:val="both"/>
        <w:rPr>
          <w:rFonts w:ascii="Times New Roman" w:eastAsia="Times New Roman" w:hAnsi="Times New Roman" w:cs="Times New Roman"/>
          <w:b/>
          <w:noProof/>
          <w:kern w:val="0"/>
          <w:sz w:val="17"/>
          <w:szCs w:val="17"/>
          <w:lang w:val="es-ES_tradnl" w:eastAsia="es-ES_tradnl"/>
          <w14:ligatures w14:val="none"/>
        </w:rPr>
      </w:pPr>
      <w:r w:rsidRPr="005D1F48">
        <w:rPr>
          <w:rFonts w:ascii="Times New Roman" w:eastAsia="Times New Roman" w:hAnsi="Times New Roman" w:cs="Times New Roman"/>
          <w:kern w:val="0"/>
          <w:sz w:val="17"/>
          <w:szCs w:val="17"/>
          <w:lang w:val="es-ES_tradnl" w:eastAsia="es-ES_tradnl"/>
          <w14:ligatures w14:val="none"/>
        </w:rPr>
        <w:t>En Santiago, a</w:t>
      </w:r>
      <w:r w:rsidR="00B61AF9">
        <w:rPr>
          <w:rFonts w:ascii="Times New Roman" w:eastAsia="Times New Roman" w:hAnsi="Times New Roman" w:cs="Times New Roman"/>
          <w:kern w:val="0"/>
          <w:sz w:val="17"/>
          <w:szCs w:val="17"/>
          <w:lang w:val="es-ES_tradnl" w:eastAsia="es-ES_tradnl"/>
          <w14:ligatures w14:val="none"/>
        </w:rPr>
        <w:t xml:space="preserve"> </w:t>
      </w:r>
      <w:r w:rsidR="00B61AF9" w:rsidRPr="00B61AF9">
        <w:rPr>
          <w:rFonts w:ascii="Times New Roman" w:eastAsia="Times New Roman" w:hAnsi="Times New Roman" w:cs="Times New Roman"/>
          <w:b/>
          <w:bCs/>
          <w:kern w:val="0"/>
          <w:sz w:val="17"/>
          <w:szCs w:val="17"/>
          <w:lang w:val="es-ES_tradnl" w:eastAsia="es-ES_tradnl"/>
          <w14:ligatures w14:val="none"/>
        </w:rPr>
        <w:fldChar w:fldCharType="begin"/>
      </w:r>
      <w:r w:rsidR="00B61AF9" w:rsidRPr="00B61AF9">
        <w:rPr>
          <w:rFonts w:ascii="Times New Roman" w:eastAsia="Times New Roman" w:hAnsi="Times New Roman" w:cs="Times New Roman"/>
          <w:b/>
          <w:bCs/>
          <w:kern w:val="0"/>
          <w:sz w:val="17"/>
          <w:szCs w:val="17"/>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«FECHA_DE_INICIO»</w:t>
      </w:r>
      <w:r w:rsidR="00B61AF9" w:rsidRPr="00B61AF9">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entre </w:t>
      </w:r>
      <w:r w:rsidRPr="00DF3632">
        <w:rPr>
          <w:rFonts w:ascii="Times New Roman" w:eastAsia="Times New Roman" w:hAnsi="Times New Roman" w:cs="Times New Roman"/>
          <w:b/>
          <w:kern w:val="0"/>
          <w:sz w:val="17"/>
          <w:szCs w:val="17"/>
          <w:lang w:val="es-ES_tradnl" w:eastAsia="es-ES_tradnl"/>
          <w14:ligatures w14:val="none"/>
        </w:rPr>
        <w:t xml:space="preserve">EASY OFFICE </w:t>
      </w:r>
      <w:proofErr w:type="spellStart"/>
      <w:r w:rsidRPr="00DF3632">
        <w:rPr>
          <w:rFonts w:ascii="Times New Roman" w:eastAsia="Times New Roman" w:hAnsi="Times New Roman" w:cs="Times New Roman"/>
          <w:b/>
          <w:kern w:val="0"/>
          <w:sz w:val="17"/>
          <w:szCs w:val="17"/>
          <w:lang w:val="es-ES_tradnl" w:eastAsia="es-ES_tradnl"/>
          <w14:ligatures w14:val="none"/>
        </w:rPr>
        <w:t>Sp</w:t>
      </w:r>
      <w:r w:rsidR="00545D65" w:rsidRPr="00DF3632">
        <w:rPr>
          <w:rFonts w:ascii="Times New Roman" w:eastAsia="Times New Roman" w:hAnsi="Times New Roman" w:cs="Times New Roman"/>
          <w:b/>
          <w:kern w:val="0"/>
          <w:sz w:val="17"/>
          <w:szCs w:val="17"/>
          <w:lang w:val="es-ES_tradnl" w:eastAsia="es-ES_tradnl"/>
          <w14:ligatures w14:val="none"/>
        </w:rPr>
        <w:t>A</w:t>
      </w:r>
      <w:proofErr w:type="spellEnd"/>
      <w:r w:rsidRPr="00DF3632">
        <w:rPr>
          <w:rFonts w:ascii="Times New Roman" w:eastAsia="Times New Roman" w:hAnsi="Times New Roman" w:cs="Times New Roman"/>
          <w:b/>
          <w:kern w:val="0"/>
          <w:sz w:val="17"/>
          <w:szCs w:val="17"/>
          <w:lang w:val="es-ES_tradnl" w:eastAsia="es-ES_tradnl"/>
          <w14:ligatures w14:val="none"/>
        </w:rPr>
        <w:t xml:space="preserve">, </w:t>
      </w:r>
      <w:r w:rsidR="000F5290" w:rsidRPr="007451DC">
        <w:rPr>
          <w:rFonts w:ascii="Times New Roman" w:eastAsia="Times New Roman" w:hAnsi="Times New Roman" w:cs="Times New Roman"/>
          <w:bCs/>
          <w:kern w:val="0"/>
          <w:sz w:val="17"/>
          <w:szCs w:val="17"/>
          <w:lang w:val="es-ES_tradnl" w:eastAsia="es-ES_tradnl"/>
          <w14:ligatures w14:val="none"/>
        </w:rPr>
        <w:t>rol único tributario número</w:t>
      </w:r>
      <w:r w:rsidRPr="00DF3632">
        <w:rPr>
          <w:rFonts w:ascii="Times New Roman" w:eastAsia="Times New Roman" w:hAnsi="Times New Roman" w:cs="Times New Roman"/>
          <w:b/>
          <w:kern w:val="0"/>
          <w:sz w:val="17"/>
          <w:szCs w:val="17"/>
          <w:lang w:val="es-ES_tradnl" w:eastAsia="es-ES_tradnl"/>
          <w14:ligatures w14:val="none"/>
        </w:rPr>
        <w:t xml:space="preserve"> 76.767.27</w:t>
      </w:r>
      <w:r w:rsidR="002C0616" w:rsidRPr="00DF3632">
        <w:rPr>
          <w:rFonts w:ascii="Times New Roman" w:eastAsia="Times New Roman" w:hAnsi="Times New Roman" w:cs="Times New Roman"/>
          <w:b/>
          <w:kern w:val="0"/>
          <w:sz w:val="17"/>
          <w:szCs w:val="17"/>
          <w:lang w:val="es-ES_tradnl" w:eastAsia="es-ES_tradnl"/>
          <w14:ligatures w14:val="none"/>
        </w:rPr>
        <w:t>2</w:t>
      </w:r>
      <w:r w:rsidR="000D6B6D" w:rsidRPr="00DF3632">
        <w:rPr>
          <w:rFonts w:ascii="Times New Roman" w:eastAsia="Times New Roman" w:hAnsi="Times New Roman" w:cs="Times New Roman"/>
          <w:b/>
          <w:kern w:val="0"/>
          <w:sz w:val="17"/>
          <w:szCs w:val="17"/>
          <w:lang w:val="es-ES_tradnl" w:eastAsia="es-ES_tradnl"/>
          <w14:ligatures w14:val="none"/>
        </w:rPr>
        <w:t>-</w:t>
      </w:r>
      <w:r w:rsidR="002C0616" w:rsidRPr="00DF3632">
        <w:rPr>
          <w:rFonts w:ascii="Times New Roman" w:eastAsia="Times New Roman" w:hAnsi="Times New Roman" w:cs="Times New Roman"/>
          <w:b/>
          <w:kern w:val="0"/>
          <w:sz w:val="17"/>
          <w:szCs w:val="17"/>
          <w:lang w:val="es-ES_tradnl" w:eastAsia="es-ES_tradnl"/>
          <w14:ligatures w14:val="none"/>
        </w:rPr>
        <w:t>1</w:t>
      </w:r>
      <w:r w:rsidRPr="00DF3632">
        <w:rPr>
          <w:rFonts w:ascii="Times New Roman" w:eastAsia="Times New Roman" w:hAnsi="Times New Roman" w:cs="Times New Roman"/>
          <w:kern w:val="0"/>
          <w:sz w:val="17"/>
          <w:szCs w:val="17"/>
          <w:lang w:val="es-ES_tradnl" w:eastAsia="es-ES_tradnl"/>
          <w14:ligatures w14:val="none"/>
        </w:rPr>
        <w:t xml:space="preserve">, representada por don «EO_REPRESENTANTE», «EO_REP_NACIONALIDAD», «EO_REP_ESTADO_CIVIL», «EO_REP_PROFESION», cédula de identidad número «EO_REP_RUT»</w:t>
      </w:r>
      <w:del w:id="4" w:author="Usuario" w:date="2025-04-01T11:27:00Z">
        <w:r w:rsidRPr="00DF3632" w:rsidDel="00545D65">
          <w:rPr>
            <w:rFonts w:ascii="Times New Roman" w:eastAsia="Times New Roman" w:hAnsi="Times New Roman" w:cs="Times New Roman"/>
            <w:kern w:val="0"/>
            <w:sz w:val="17"/>
            <w:szCs w:val="17"/>
            <w:lang w:val="es-ES_tradnl" w:eastAsia="es-ES_tradnl"/>
            <w14:ligatures w14:val="none"/>
          </w:rPr>
          <w:delText xml:space="preserve"> </w:delText>
        </w:r>
      </w:del>
      <w:r w:rsidRPr="00DF3632">
        <w:rPr>
          <w:rFonts w:ascii="Times New Roman" w:eastAsia="Times New Roman" w:hAnsi="Times New Roman" w:cs="Times New Roman"/>
          <w:kern w:val="0"/>
          <w:sz w:val="17"/>
          <w:szCs w:val="17"/>
          <w:lang w:val="es-ES_tradnl" w:eastAsia="es-ES_tradnl"/>
          <w14:ligatures w14:val="none"/>
        </w:rPr>
        <w:t xml:space="preserve"/>
      </w:r>
      <w:r w:rsidR="00545D65"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00545D65" w:rsidRPr="00DF3632">
        <w:rPr>
          <w:rFonts w:ascii="Times New Roman" w:eastAsia="Times New Roman" w:hAnsi="Times New Roman" w:cs="Times New Roman"/>
          <w:bCs/>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000F5290" w:rsidRPr="00B61AF9">
        <w:rPr>
          <w:rFonts w:ascii="Times New Roman" w:eastAsia="Times New Roman" w:hAnsi="Times New Roman" w:cs="Times New Roman"/>
          <w:kern w:val="0"/>
          <w:sz w:val="17"/>
          <w:szCs w:val="17"/>
          <w:lang w:val="es-ES_tradnl" w:eastAsia="es-ES_tradnl"/>
          <w14:ligatures w14:val="none"/>
        </w:rPr>
        <w:t xml:space="preserve"/>
      </w:r>
      <w:ins w:id="5" w:author="Usuario" w:date="2025-04-01T11:35:00Z">
        <w:r w:rsidR="000F5290" w:rsidRPr="00DF3632">
          <w:rPr>
            <w:rFonts w:ascii="Times New Roman" w:eastAsia="Times New Roman" w:hAnsi="Times New Roman" w:cs="Times New Roman"/>
            <w:b/>
            <w:kern w:val="0"/>
            <w:sz w:val="17"/>
            <w:szCs w:val="17"/>
            <w:lang w:val="es-ES_tradnl" w:eastAsia="es-ES_tradnl"/>
            <w14:ligatures w14:val="none"/>
          </w:rPr>
          <w:t xml:space="preserve"/>
        </w:r>
      </w:ins>
      <w:r w:rsidRPr="00DF3632">
        <w:rPr>
          <w:rFonts w:ascii="Times New Roman" w:eastAsia="Times New Roman" w:hAnsi="Times New Roman" w:cs="Times New Roman"/>
          <w:b/>
          <w:kern w:val="0"/>
          <w:sz w:val="17"/>
          <w:szCs w:val="17"/>
          <w:lang w:val="es-ES_tradnl" w:eastAsia="es-ES_tradnl"/>
          <w14:ligatures w14:val="none"/>
        </w:rPr>
        <w:t xml:space="preserve"/>
      </w:r>
      <w:r w:rsidR="00B61AF9">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ambos con domicilio en </w:t>
      </w:r>
      <w:r w:rsidRPr="00DF3632">
        <w:rPr>
          <w:rFonts w:ascii="Times New Roman" w:eastAsia="Times New Roman" w:hAnsi="Times New Roman" w:cs="Times New Roman"/>
          <w:b/>
          <w:kern w:val="0"/>
          <w:sz w:val="17"/>
          <w:szCs w:val="17"/>
          <w:lang w:val="es-ES_tradnl" w:eastAsia="es-ES_tradnl"/>
          <w14:ligatures w14:val="none"/>
        </w:rPr>
        <w:t>BLANCO</w:t>
      </w:r>
      <w:r w:rsidR="00545D65" w:rsidRPr="00DF3632">
        <w:rPr>
          <w:rFonts w:ascii="Times New Roman" w:eastAsia="Times New Roman" w:hAnsi="Times New Roman" w:cs="Times New Roman"/>
          <w:b/>
          <w:kern w:val="0"/>
          <w:sz w:val="17"/>
          <w:szCs w:val="17"/>
          <w:lang w:val="es-ES_tradnl" w:eastAsia="es-ES_tradnl"/>
          <w14:ligatures w14:val="none"/>
        </w:rPr>
        <w:t xml:space="preserve"> N°</w:t>
      </w:r>
      <w:r w:rsidRPr="00DF3632">
        <w:rPr>
          <w:rFonts w:ascii="Times New Roman" w:eastAsia="Times New Roman" w:hAnsi="Times New Roman" w:cs="Times New Roman"/>
          <w:b/>
          <w:kern w:val="0"/>
          <w:sz w:val="17"/>
          <w:szCs w:val="17"/>
          <w:lang w:val="es-ES_tradnl" w:eastAsia="es-ES_tradnl"/>
          <w14:ligatures w14:val="none"/>
        </w:rPr>
        <w:t xml:space="preserve">1215, OFICINA </w:t>
      </w:r>
      <w:r w:rsidR="008878EC" w:rsidRPr="00DF3632">
        <w:rPr>
          <w:rFonts w:ascii="Times New Roman" w:eastAsia="Times New Roman" w:hAnsi="Times New Roman" w:cs="Times New Roman"/>
          <w:b/>
          <w:kern w:val="0"/>
          <w:sz w:val="17"/>
          <w:szCs w:val="17"/>
          <w:lang w:val="es-ES_tradnl" w:eastAsia="es-ES_tradnl"/>
          <w14:ligatures w14:val="none"/>
        </w:rPr>
        <w:t>N°</w:t>
      </w:r>
      <w:r w:rsidRPr="00DF3632">
        <w:rPr>
          <w:rFonts w:ascii="Times New Roman" w:eastAsia="Times New Roman" w:hAnsi="Times New Roman" w:cs="Times New Roman"/>
          <w:b/>
          <w:kern w:val="0"/>
          <w:sz w:val="17"/>
          <w:szCs w:val="17"/>
          <w:lang w:val="es-ES_tradnl" w:eastAsia="es-ES_tradnl"/>
          <w14:ligatures w14:val="none"/>
        </w:rPr>
        <w:t>405</w:t>
      </w:r>
      <w:r w:rsidRPr="00DF3632">
        <w:rPr>
          <w:rFonts w:ascii="Times New Roman" w:eastAsia="Times New Roman" w:hAnsi="Times New Roman" w:cs="Times New Roman"/>
          <w:kern w:val="0"/>
          <w:sz w:val="17"/>
          <w:szCs w:val="17"/>
          <w:lang w:val="es-ES_tradnl" w:eastAsia="es-ES_tradnl"/>
          <w14:ligatures w14:val="none"/>
        </w:rPr>
        <w:t xml:space="preserve">, comuna de </w:t>
      </w:r>
      <w:r w:rsidRPr="00DF3632">
        <w:rPr>
          <w:rFonts w:ascii="Times New Roman" w:eastAsia="Times New Roman" w:hAnsi="Times New Roman" w:cs="Times New Roman"/>
          <w:b/>
          <w:kern w:val="0"/>
          <w:sz w:val="17"/>
          <w:szCs w:val="17"/>
          <w:lang w:val="es-ES_tradnl" w:eastAsia="es-ES_tradnl"/>
          <w14:ligatures w14:val="none"/>
        </w:rPr>
        <w:t>VALPARA</w:t>
      </w:r>
      <w:r w:rsidR="00545D65" w:rsidRPr="00DF3632">
        <w:rPr>
          <w:rFonts w:ascii="Times New Roman" w:eastAsia="Times New Roman" w:hAnsi="Times New Roman" w:cs="Times New Roman"/>
          <w:b/>
          <w:kern w:val="0"/>
          <w:sz w:val="17"/>
          <w:szCs w:val="17"/>
          <w:lang w:val="es-ES_tradnl" w:eastAsia="es-ES_tradnl"/>
          <w14:ligatures w14:val="none"/>
        </w:rPr>
        <w:t>Í</w:t>
      </w:r>
      <w:r w:rsidRPr="00DF3632">
        <w:rPr>
          <w:rFonts w:ascii="Times New Roman" w:eastAsia="Times New Roman" w:hAnsi="Times New Roman" w:cs="Times New Roman"/>
          <w:b/>
          <w:kern w:val="0"/>
          <w:sz w:val="17"/>
          <w:szCs w:val="17"/>
          <w:lang w:val="es-ES_tradnl" w:eastAsia="es-ES_tradnl"/>
          <w14:ligatures w14:val="none"/>
        </w:rPr>
        <w:t>SO</w:t>
      </w:r>
      <w:r w:rsidR="00F6747B" w:rsidRPr="00DF3632">
        <w:rPr>
          <w:rFonts w:ascii="Times New Roman" w:eastAsia="Times New Roman" w:hAnsi="Times New Roman" w:cs="Times New Roman"/>
          <w:b/>
          <w:kern w:val="0"/>
          <w:sz w:val="17"/>
          <w:szCs w:val="17"/>
          <w:lang w:val="es-ES_tradnl" w:eastAsia="es-ES_tradnl"/>
          <w14:ligatures w14:val="none"/>
        </w:rPr>
        <w:t xml:space="preserve">, </w:t>
      </w:r>
      <w:r w:rsidR="00D14ED2" w:rsidRPr="007451DC">
        <w:rPr>
          <w:rFonts w:ascii="Times New Roman" w:eastAsia="Times New Roman" w:hAnsi="Times New Roman" w:cs="Times New Roman"/>
          <w:bCs/>
          <w:kern w:val="0"/>
          <w:sz w:val="17"/>
          <w:szCs w:val="17"/>
          <w:lang w:val="es-ES_tradnl" w:eastAsia="es-ES_tradnl"/>
          <w14:ligatures w14:val="none"/>
        </w:rPr>
        <w:t>r</w:t>
      </w:r>
      <w:r w:rsidR="00F6747B" w:rsidRPr="007451DC">
        <w:rPr>
          <w:rFonts w:ascii="Times New Roman" w:eastAsia="Times New Roman" w:hAnsi="Times New Roman" w:cs="Times New Roman"/>
          <w:bCs/>
          <w:kern w:val="0"/>
          <w:sz w:val="17"/>
          <w:szCs w:val="17"/>
          <w:lang w:val="es-ES_tradnl" w:eastAsia="es-ES_tradnl"/>
          <w14:ligatures w14:val="none"/>
        </w:rPr>
        <w:t>egión</w:t>
      </w:r>
      <w:r w:rsidR="00D14ED2" w:rsidRPr="007451DC">
        <w:rPr>
          <w:rFonts w:ascii="Times New Roman" w:eastAsia="Times New Roman" w:hAnsi="Times New Roman" w:cs="Times New Roman"/>
          <w:bCs/>
          <w:kern w:val="0"/>
          <w:sz w:val="17"/>
          <w:szCs w:val="17"/>
          <w:lang w:val="es-ES_tradnl" w:eastAsia="es-ES_tradnl"/>
          <w14:ligatures w14:val="none"/>
        </w:rPr>
        <w:t xml:space="preserve"> de</w:t>
      </w:r>
      <w:r w:rsidR="00D14ED2">
        <w:rPr>
          <w:rFonts w:ascii="Times New Roman" w:eastAsia="Times New Roman" w:hAnsi="Times New Roman" w:cs="Times New Roman"/>
          <w:b/>
          <w:kern w:val="0"/>
          <w:sz w:val="17"/>
          <w:szCs w:val="17"/>
          <w:lang w:val="es-ES_tradnl" w:eastAsia="es-ES_tradnl"/>
          <w14:ligatures w14:val="none"/>
        </w:rPr>
        <w:t xml:space="preserve"> V</w:t>
      </w:r>
      <w:r w:rsidR="007451DC">
        <w:rPr>
          <w:rFonts w:ascii="Times New Roman" w:eastAsia="Times New Roman" w:hAnsi="Times New Roman" w:cs="Times New Roman"/>
          <w:b/>
          <w:kern w:val="0"/>
          <w:sz w:val="17"/>
          <w:szCs w:val="17"/>
          <w:lang w:val="es-ES_tradnl" w:eastAsia="es-ES_tradnl"/>
          <w14:ligatures w14:val="none"/>
        </w:rPr>
        <w:t>ALPARAÍSO</w:t>
      </w:r>
      <w:r w:rsidRPr="00DF3632">
        <w:rPr>
          <w:rFonts w:ascii="Times New Roman" w:eastAsia="Times New Roman" w:hAnsi="Times New Roman" w:cs="Times New Roman"/>
          <w:kern w:val="0"/>
          <w:sz w:val="17"/>
          <w:szCs w:val="17"/>
          <w:lang w:val="es-ES_tradnl" w:eastAsia="es-ES_tradnl"/>
          <w14:ligatures w14:val="none"/>
        </w:rPr>
        <w:t>, en adelante “EASY OFFICE”</w:t>
      </w:r>
      <w:r w:rsidR="0086726F" w:rsidRPr="00DF3632">
        <w:rPr>
          <w:rFonts w:ascii="Times New Roman" w:eastAsia="Times New Roman" w:hAnsi="Times New Roman" w:cs="Times New Roman"/>
          <w:kern w:val="0"/>
          <w:sz w:val="17"/>
          <w:szCs w:val="17"/>
          <w:lang w:val="es-ES_tradnl" w:eastAsia="es-ES_tradnl"/>
          <w14:ligatures w14:val="none"/>
        </w:rPr>
        <w:t>;</w:t>
      </w:r>
      <w:r w:rsidR="00B5538E" w:rsidRPr="00DF3632">
        <w:rPr>
          <w:rFonts w:ascii="Times New Roman" w:eastAsia="Times New Roman" w:hAnsi="Times New Roman" w:cs="Times New Roman"/>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y</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por la otra</w:t>
      </w:r>
      <w:r w:rsidR="00FC69B2"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la empresa </w:t>
      </w:r>
      <w:r w:rsidRPr="00DF3632">
        <w:rPr>
          <w:rFonts w:ascii="Times New Roman" w:eastAsia="Times New Roman" w:hAnsi="Times New Roman" w:cs="Times New Roman"/>
          <w:b/>
          <w:bCs/>
          <w:kern w:val="0"/>
          <w:sz w:val="17"/>
          <w:szCs w:val="17"/>
          <w:lang w:val="es-ES_tradnl" w:eastAsia="es-ES_tradnl"/>
          <w14:ligatures w14:val="none"/>
        </w:rPr>
        <w:fldChar w:fldCharType="begin"/>
      </w:r>
      <w:r w:rsidRPr="00DF3632">
        <w:rPr>
          <w:rFonts w:ascii="Times New Roman" w:eastAsia="Times New Roman" w:hAnsi="Times New Roman" w:cs="Times New Roman"/>
          <w:b/>
          <w:bCs/>
          <w:kern w:val="0"/>
          <w:sz w:val="17"/>
          <w:szCs w:val="17"/>
          <w:lang w:val="es-ES_tradnl" w:eastAsia="es-ES_tradnl"/>
          <w14:ligatures w14:val="none"/>
        </w:rPr>
        <w:instrText xml:space="preserve"> MERGEFIELD "RAZON_SOCIAL" </w:instrText>
      </w:r>
      <w:r w:rsidRPr="00DF3632">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«RAZON_SOCIAL»</w:t>
      </w:r>
      <w:r w:rsidRPr="00DF3632">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7451DC">
        <w:rPr>
          <w:rFonts w:ascii="Times New Roman" w:eastAsia="Times New Roman" w:hAnsi="Times New Roman" w:cs="Times New Roman"/>
          <w:bCs/>
          <w:kern w:val="0"/>
          <w:sz w:val="17"/>
          <w:szCs w:val="17"/>
          <w:lang w:val="es-ES_tradnl" w:eastAsia="es-ES_tradnl"/>
          <w14:ligatures w14:val="none"/>
        </w:rPr>
        <w:t>rol único tributario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«RUT»</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de Giro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GIRO_PRINCIPAL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«GIRO_PRINCIPAL»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representada legalmente por </w:t>
      </w:r>
      <w:r w:rsidR="004857C6"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on(a)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«REPRESENTANTE_LEGAL»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B61AF9">
        <w:rPr>
          <w:rFonts w:ascii="Times New Roman" w:eastAsia="Times New Roman" w:hAnsi="Times New Roman" w:cs="Times New Roman"/>
          <w:kern w:val="0"/>
          <w:sz w:val="17"/>
          <w:szCs w:val="17"/>
          <w:lang w:val="es-ES_tradnl" w:eastAsia="es-ES_tradnl"/>
          <w14:ligatures w14:val="none"/>
        </w:rPr>
        <w:t>cédula de identidad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«RUT_REP_LEGAL»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 xml:space="preserve"> con su domicilio particular en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DOMIC_REP_LEGAL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«DOMIC_REP_LEGAL»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w:t>
      </w:r>
      <w:r w:rsidR="004857C6" w:rsidRPr="00DF3632">
        <w:rPr>
          <w:rFonts w:ascii="Times New Roman" w:eastAsia="Times New Roman" w:hAnsi="Times New Roman" w:cs="Times New Roman"/>
          <w:kern w:val="0"/>
          <w:sz w:val="17"/>
          <w:szCs w:val="17"/>
          <w:lang w:val="es-ES_tradnl" w:eastAsia="es-ES_tradnl"/>
          <w14:ligatures w14:val="none"/>
        </w:rPr>
        <w:t>c</w:t>
      </w:r>
      <w:r w:rsidRPr="00DF3632">
        <w:rPr>
          <w:rFonts w:ascii="Times New Roman" w:eastAsia="Times New Roman" w:hAnsi="Times New Roman" w:cs="Times New Roman"/>
          <w:kern w:val="0"/>
          <w:sz w:val="17"/>
          <w:szCs w:val="17"/>
          <w:lang w:val="es-ES_tradnl" w:eastAsia="es-ES_tradnl"/>
          <w14:ligatures w14:val="none"/>
        </w:rPr>
        <w:t>omuna de</w:t>
      </w:r>
      <w:r w:rsidR="007451DC">
        <w:rPr>
          <w:rFonts w:ascii="Times New Roman" w:eastAsia="Times New Roman" w:hAnsi="Times New Roman" w:cs="Times New Roman"/>
          <w:kern w:val="0"/>
          <w:sz w:val="17"/>
          <w:szCs w:val="17"/>
          <w:lang w:val="es-ES_tradnl" w:eastAsia="es-ES_tradnl"/>
          <w14:ligatures w14:val="none"/>
        </w:rPr>
        <w:t xml:space="preserve"> </w:t>
      </w:r>
      <w:r w:rsidR="007451DC" w:rsidRPr="007451DC">
        <w:rPr>
          <w:rFonts w:ascii="Times New Roman" w:eastAsia="Times New Roman" w:hAnsi="Times New Roman" w:cs="Times New Roman"/>
          <w:b/>
          <w:bCs/>
          <w:kern w:val="0"/>
          <w:sz w:val="17"/>
          <w:szCs w:val="17"/>
          <w:lang w:val="es-ES_tradnl" w:eastAsia="es-ES_tradnl"/>
          <w14:ligatures w14:val="none"/>
        </w:rPr>
        <w:fldChar w:fldCharType="begin"/>
      </w:r>
      <w:r w:rsidR="007451DC" w:rsidRPr="007451DC">
        <w:rPr>
          <w:rFonts w:ascii="Times New Roman" w:eastAsia="Times New Roman" w:hAnsi="Times New Roman" w:cs="Times New Roman"/>
          <w:b/>
          <w:bCs/>
          <w:kern w:val="0"/>
          <w:sz w:val="17"/>
          <w:szCs w:val="17"/>
          <w:lang w:val="es-ES_tradnl" w:eastAsia="es-ES_tradnl"/>
          <w14:ligatures w14:val="none"/>
        </w:rPr>
        <w:instrText xml:space="preserve"> MERGEFIELD "COMUNA_REP_LEGAL" </w:instrText>
      </w:r>
      <w:r w:rsidR="007451DC" w:rsidRPr="007451DC">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«COMUNA_REP_LEGAL»</w:t>
      </w:r>
      <w:r w:rsidR="007451DC" w:rsidRPr="007451DC">
        <w:rPr>
          <w:rFonts w:ascii="Times New Roman" w:eastAsia="Times New Roman" w:hAnsi="Times New Roman" w:cs="Times New Roman"/>
          <w:b/>
          <w:bCs/>
          <w:kern w:val="0"/>
          <w:sz w:val="17"/>
          <w:szCs w:val="17"/>
          <w:lang w:val="es-ES_tradnl" w:eastAsia="es-ES_tradnl"/>
          <w14:ligatures w14:val="none"/>
        </w:rPr>
        <w:fldChar w:fldCharType="end"/>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00CE0C9F" w:rsidRPr="007451DC">
        <w:rPr>
          <w:rFonts w:ascii="Times New Roman" w:eastAsia="Times New Roman" w:hAnsi="Times New Roman" w:cs="Times New Roman"/>
          <w:bCs/>
          <w:kern w:val="0"/>
          <w:sz w:val="17"/>
          <w:szCs w:val="17"/>
          <w:lang w:val="es-ES_tradnl" w:eastAsia="es-ES_tradnl"/>
          <w14:ligatures w14:val="none"/>
        </w:rPr>
        <w:t>r</w:t>
      </w:r>
      <w:r w:rsidR="004857C6" w:rsidRPr="007451DC">
        <w:rPr>
          <w:rFonts w:ascii="Times New Roman" w:eastAsia="Times New Roman" w:hAnsi="Times New Roman" w:cs="Times New Roman"/>
          <w:bCs/>
          <w:kern w:val="0"/>
          <w:sz w:val="17"/>
          <w:szCs w:val="17"/>
          <w:lang w:val="es-ES_tradnl" w:eastAsia="es-ES_tradnl"/>
          <w14:ligatures w14:val="none"/>
        </w:rPr>
        <w:t>egión</w:t>
      </w:r>
      <w:r w:rsidR="007451DC">
        <w:rPr>
          <w:rFonts w:ascii="Times New Roman" w:eastAsia="Times New Roman" w:hAnsi="Times New Roman" w:cs="Times New Roman"/>
          <w:b/>
          <w:kern w:val="0"/>
          <w:sz w:val="17"/>
          <w:szCs w:val="17"/>
          <w:lang w:val="es-ES_tradnl" w:eastAsia="es-ES_tradnl"/>
          <w14:ligatures w14:val="none"/>
        </w:rPr>
        <w:t xml:space="preserve"> </w:t>
      </w:r>
      <w:r w:rsidR="007451DC">
        <w:rPr>
          <w:rFonts w:ascii="Times New Roman" w:eastAsia="Times New Roman" w:hAnsi="Times New Roman" w:cs="Times New Roman"/>
          <w:b/>
          <w:kern w:val="0"/>
          <w:sz w:val="17"/>
          <w:szCs w:val="17"/>
          <w:lang w:val="es-ES_tradnl" w:eastAsia="es-ES_tradnl"/>
          <w14:ligatures w14:val="none"/>
        </w:rPr>
        <w:fldChar w:fldCharType="begin"/>
      </w:r>
      <w:r w:rsidR="007451DC">
        <w:rPr>
          <w:rFonts w:ascii="Times New Roman" w:eastAsia="Times New Roman" w:hAnsi="Times New Roman" w:cs="Times New Roman"/>
          <w:b/>
          <w:kern w:val="0"/>
          <w:sz w:val="17"/>
          <w:szCs w:val="17"/>
          <w:lang w:val="es-ES_tradnl" w:eastAsia="es-ES_tradnl"/>
          <w14:ligatures w14:val="none"/>
        </w:rPr>
        <w:instrText xml:space="preserve"> MERGEFIELD "REGIÓN_REP_LEGAL" </w:instrText>
      </w:r>
      <w:r w:rsidR="007451DC">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«REGIÓN_REP_LEGAL»</w:t>
      </w:r>
      <w:r w:rsidR="007451DC">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en adelante “EL CLIENTE”</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han convenido lo siguiente:</w:t>
      </w:r>
    </w:p>
    <w:p w14:paraId="310217CA" w14:textId="384AE93F" w:rsidR="00BA05AC" w:rsidRPr="00DF3632" w:rsidRDefault="00BA05AC" w:rsidP="005D1F48">
      <w:pPr>
        <w:spacing w:after="0" w:line="240" w:lineRule="auto"/>
        <w:ind w:right="180"/>
        <w:jc w:val="both"/>
        <w:rPr>
          <w:rFonts w:ascii="Times New Roman" w:eastAsia="Times New Roman" w:hAnsi="Times New Roman" w:cs="Times New Roman"/>
          <w:kern w:val="0"/>
          <w:sz w:val="16"/>
          <w:szCs w:val="16"/>
          <w:lang w:val="es-ES_tradnl" w:eastAsia="es-ES_tradnl"/>
          <w14:ligatures w14:val="none"/>
        </w:rPr>
        <w:sectPr w:rsidR="00BA05AC" w:rsidRPr="00DF3632" w:rsidSect="00156C2C">
          <w:headerReference w:type="default" r:id="rId7"/>
          <w:footerReference w:type="default" r:id="rId8"/>
          <w:pgSz w:w="11907" w:h="16840" w:code="9"/>
          <w:pgMar w:top="1134" w:right="1418" w:bottom="1134" w:left="1418" w:header="567" w:footer="567" w:gutter="0"/>
          <w:cols w:space="708"/>
          <w:vAlign w:val="center"/>
          <w:docGrid w:linePitch="360"/>
        </w:sectPr>
      </w:pPr>
    </w:p>
    <w:p w14:paraId="4BA819D0" w14:textId="77777777" w:rsidR="0030143B" w:rsidRPr="00DF3632"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r w:rsidRPr="00DF3632">
        <w:rPr>
          <w:rFonts w:ascii="Times New Roman" w:eastAsia="Times New Roman" w:hAnsi="Times New Roman" w:cs="Times New Roman"/>
          <w:b/>
          <w:kern w:val="0"/>
          <w:sz w:val="16"/>
          <w:szCs w:val="16"/>
          <w:u w:val="single"/>
          <w:lang w:val="es-ES_tradnl" w:eastAsia="es-ES_tradnl"/>
          <w14:ligatures w14:val="none"/>
        </w:rPr>
        <w:t xml:space="preserve">PRIMERO: </w:t>
      </w:r>
    </w:p>
    <w:p w14:paraId="54B219AF" w14:textId="7200A77B" w:rsidR="005D1F48" w:rsidRPr="00D14ED2"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DF3632">
        <w:rPr>
          <w:rFonts w:ascii="Times New Roman" w:eastAsia="Times New Roman" w:hAnsi="Times New Roman" w:cs="Times New Roman"/>
          <w:kern w:val="0"/>
          <w:sz w:val="16"/>
          <w:szCs w:val="16"/>
          <w:lang w:val="es-ES_tradnl" w:eastAsia="es-ES_tradnl"/>
          <w14:ligatures w14:val="none"/>
        </w:rPr>
        <w:t>En virtud del presente contrato EASY OFFICE entrega en el/los servicio(s) de:</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"SERVICIO_1"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«SERVICIO_1»</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 xml:space="preserve"> en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«SUCURSAL»</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w:t>
      </w:r>
      <w:r w:rsidR="000137D3">
        <w:rPr>
          <w:rFonts w:ascii="Times New Roman" w:eastAsia="Times New Roman" w:hAnsi="Times New Roman" w:cs="Times New Roman"/>
          <w:kern w:val="0"/>
          <w:sz w:val="16"/>
          <w:szCs w:val="16"/>
          <w:lang w:val="es-ES_tradnl" w:eastAsia="es-ES_tradnl"/>
          <w14:ligatures w14:val="none"/>
        </w:rPr>
        <w:t xml:space="preserve">comuna de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"COMUNA_SUCURSAL"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«COMUNA_SUCURSAL»</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región </w:t>
      </w:r>
      <w:r w:rsidR="00DD49D8">
        <w:rPr>
          <w:rFonts w:ascii="Times New Roman" w:eastAsia="Times New Roman" w:hAnsi="Times New Roman" w:cs="Times New Roman"/>
          <w:kern w:val="0"/>
          <w:sz w:val="16"/>
          <w:szCs w:val="16"/>
          <w:lang w:val="es-ES_tradnl" w:eastAsia="es-ES_tradnl"/>
          <w14:ligatures w14:val="none"/>
        </w:rPr>
        <w:fldChar w:fldCharType="begin"/>
      </w:r>
      <w:r w:rsidR="00DD49D8">
        <w:rPr>
          <w:rFonts w:ascii="Times New Roman" w:eastAsia="Times New Roman" w:hAnsi="Times New Roman" w:cs="Times New Roman"/>
          <w:kern w:val="0"/>
          <w:sz w:val="16"/>
          <w:szCs w:val="16"/>
          <w:lang w:val="es-ES_tradnl" w:eastAsia="es-ES_tradnl"/>
          <w14:ligatures w14:val="none"/>
        </w:rPr>
        <w:instrText xml:space="preserve"> MERGEFIELD "REGIÓN_SUCURSAL" </w:instrText>
      </w:r>
      <w:r w:rsidR="00DD49D8">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«REGIÓN_SUCURSAL»</w:t>
      </w:r>
      <w:r w:rsidR="00DD49D8">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«SERVICIO_2»</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D74F47">
        <w:rPr>
          <w:rFonts w:ascii="Times New Roman" w:eastAsia="Times New Roman" w:hAnsi="Times New Roman" w:cs="Times New Roman"/>
          <w:kern w:val="0"/>
          <w:sz w:val="16"/>
          <w:szCs w:val="16"/>
          <w:lang w:val="es-ES_tradnl" w:eastAsia="es-ES_tradnl"/>
          <w14:ligatures w14:val="none"/>
        </w:rPr>
        <w:t xml:space="preserve"> </w:t>
      </w:r>
      <w:r w:rsidR="00D7398E">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y en</w:t>
      </w:r>
      <w:r w:rsidRPr="005D1F48">
        <w:rPr>
          <w:rFonts w:ascii="Times New Roman" w:eastAsia="Times New Roman" w:hAnsi="Times New Roman" w:cs="Times New Roman"/>
          <w:kern w:val="0"/>
          <w:sz w:val="16"/>
          <w:szCs w:val="16"/>
          <w:lang w:val="es-ES_tradnl" w:eastAsia="es-ES_tradnl"/>
          <w14:ligatures w14:val="none"/>
        </w:rPr>
        <w:t xml:space="preserve"> las condiciones que expresan las cláusulas del presente contrato de servicios</w:t>
      </w:r>
      <w:r w:rsidR="00C549A0">
        <w:rPr>
          <w:rFonts w:ascii="Times New Roman" w:eastAsia="Times New Roman" w:hAnsi="Times New Roman" w:cs="Times New Roman"/>
          <w:kern w:val="0"/>
          <w:sz w:val="16"/>
          <w:szCs w:val="16"/>
          <w:lang w:val="es-ES_tradnl" w:eastAsia="es-ES_tradnl"/>
          <w14:ligatures w14:val="none"/>
        </w:rPr>
        <w:t xml:space="preserve"> y su Anexo 1</w:t>
      </w:r>
      <w:r w:rsidRPr="005D1F48">
        <w:rPr>
          <w:rFonts w:ascii="Times New Roman" w:eastAsia="Times New Roman" w:hAnsi="Times New Roman" w:cs="Times New Roman"/>
          <w:kern w:val="0"/>
          <w:sz w:val="16"/>
          <w:szCs w:val="16"/>
          <w:lang w:val="es-ES_tradnl" w:eastAsia="es-ES_tradnl"/>
          <w14:ligatures w14:val="none"/>
        </w:rPr>
        <w:t xml:space="preserve">. Este instrumento es de carácter confidencial y no podrán las partes divulgarlo sin autorización escrita de la otra, excepto </w:t>
      </w:r>
      <w:r w:rsidR="00156C2C" w:rsidRPr="005D1F48">
        <w:rPr>
          <w:rFonts w:ascii="Times New Roman" w:eastAsia="Times New Roman" w:hAnsi="Times New Roman" w:cs="Times New Roman"/>
          <w:kern w:val="0"/>
          <w:sz w:val="16"/>
          <w:szCs w:val="16"/>
          <w:lang w:val="es-ES_tradnl" w:eastAsia="es-ES_tradnl"/>
          <w14:ligatures w14:val="none"/>
        </w:rPr>
        <w:t>que,</w:t>
      </w:r>
      <w:r w:rsidRPr="005D1F48">
        <w:rPr>
          <w:rFonts w:ascii="Times New Roman" w:eastAsia="Times New Roman" w:hAnsi="Times New Roman" w:cs="Times New Roman"/>
          <w:kern w:val="0"/>
          <w:sz w:val="16"/>
          <w:szCs w:val="16"/>
          <w:lang w:val="es-ES_tradnl" w:eastAsia="es-ES_tradnl"/>
          <w14:ligatures w14:val="none"/>
        </w:rPr>
        <w:t xml:space="preserve"> por ley, la autoridad competente así lo requiera.</w:t>
      </w:r>
      <w:r w:rsidR="00F93FE2">
        <w:rPr>
          <w:rFonts w:ascii="Times New Roman" w:eastAsia="Times New Roman" w:hAnsi="Times New Roman" w:cs="Times New Roman"/>
          <w:kern w:val="0"/>
          <w:sz w:val="16"/>
          <w:szCs w:val="16"/>
          <w:lang w:val="es-ES_tradnl" w:eastAsia="es-ES_tradnl"/>
          <w14:ligatures w14:val="none"/>
        </w:rPr>
        <w:t xml:space="preserve"> </w:t>
      </w:r>
      <w:r w:rsidR="00F93FE2" w:rsidRPr="00860FB4">
        <w:rPr>
          <w:rFonts w:ascii="Times New Roman" w:eastAsia="Times New Roman" w:hAnsi="Times New Roman" w:cs="Times New Roman"/>
          <w:kern w:val="0"/>
          <w:sz w:val="16"/>
          <w:szCs w:val="16"/>
          <w:lang w:val="es-ES_tradnl" w:eastAsia="es-ES_tradnl"/>
          <w14:ligatures w14:val="none"/>
        </w:rPr>
        <w:t xml:space="preserve">Se comprende en la referida excepción, la presentación del presente contrato ante el Servicio de Impuestos Internos </w:t>
      </w:r>
      <w:r w:rsidR="00A65E34">
        <w:rPr>
          <w:rFonts w:ascii="Times New Roman" w:eastAsia="Times New Roman" w:hAnsi="Times New Roman" w:cs="Times New Roman"/>
          <w:kern w:val="0"/>
          <w:sz w:val="16"/>
          <w:szCs w:val="16"/>
          <w:lang w:val="es-ES_tradnl" w:eastAsia="es-ES_tradnl"/>
          <w14:ligatures w14:val="none"/>
        </w:rPr>
        <w:t xml:space="preserve">y municipalidades, </w:t>
      </w:r>
      <w:r w:rsidR="00F93FE2" w:rsidRPr="00860FB4">
        <w:rPr>
          <w:rFonts w:ascii="Times New Roman" w:eastAsia="Times New Roman" w:hAnsi="Times New Roman" w:cs="Times New Roman"/>
          <w:kern w:val="0"/>
          <w:sz w:val="16"/>
          <w:szCs w:val="16"/>
          <w:lang w:val="es-ES_tradnl" w:eastAsia="es-ES_tradnl"/>
          <w14:ligatures w14:val="none"/>
        </w:rPr>
        <w:t>para efectos de acreditar el domicilio</w:t>
      </w:r>
      <w:r w:rsidR="00A65E34">
        <w:rPr>
          <w:rFonts w:ascii="Times New Roman" w:eastAsia="Times New Roman" w:hAnsi="Times New Roman" w:cs="Times New Roman"/>
          <w:kern w:val="0"/>
          <w:sz w:val="16"/>
          <w:szCs w:val="16"/>
          <w:lang w:val="es-ES_tradnl" w:eastAsia="es-ES_tradnl"/>
          <w14:ligatures w14:val="none"/>
        </w:rPr>
        <w:t>,</w:t>
      </w:r>
      <w:r w:rsidR="00860FB4" w:rsidRPr="00860FB4">
        <w:rPr>
          <w:rFonts w:ascii="Times New Roman" w:eastAsia="Times New Roman" w:hAnsi="Times New Roman" w:cs="Times New Roman"/>
          <w:kern w:val="0"/>
          <w:sz w:val="16"/>
          <w:szCs w:val="16"/>
          <w:lang w:val="es-ES_tradnl" w:eastAsia="es-ES_tradnl"/>
          <w14:ligatures w14:val="none"/>
        </w:rPr>
        <w:t xml:space="preserve"> actividad económica</w:t>
      </w:r>
      <w:r w:rsidR="00A65E34">
        <w:rPr>
          <w:rFonts w:ascii="Times New Roman" w:eastAsia="Times New Roman" w:hAnsi="Times New Roman" w:cs="Times New Roman"/>
          <w:kern w:val="0"/>
          <w:sz w:val="16"/>
          <w:szCs w:val="16"/>
          <w:lang w:val="es-ES_tradnl" w:eastAsia="es-ES_tradnl"/>
          <w14:ligatures w14:val="none"/>
        </w:rPr>
        <w:t xml:space="preserve"> u obtención de patente comercial</w:t>
      </w:r>
      <w:r w:rsidR="00F93FE2" w:rsidRPr="00860FB4">
        <w:rPr>
          <w:rFonts w:ascii="Times New Roman" w:eastAsia="Times New Roman" w:hAnsi="Times New Roman" w:cs="Times New Roman"/>
          <w:kern w:val="0"/>
          <w:sz w:val="16"/>
          <w:szCs w:val="16"/>
          <w:lang w:val="es-ES_tradnl" w:eastAsia="es-ES_tradnl"/>
          <w14:ligatures w14:val="none"/>
        </w:rPr>
        <w:t xml:space="preserve"> de EL CLIENTE ante dicha autoridad.</w:t>
      </w:r>
    </w:p>
    <w:p w14:paraId="19B6FA78"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069F1A95" w14:textId="77777777" w:rsidR="00BA05AC" w:rsidRDefault="00BA05AC"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0069A5D9" w14:textId="581DB46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SEGUNDO:</w:t>
      </w:r>
      <w:r w:rsidRPr="005D1F48">
        <w:rPr>
          <w:rFonts w:ascii="Times New Roman" w:eastAsia="Times New Roman" w:hAnsi="Times New Roman" w:cs="Times New Roman"/>
          <w:kern w:val="0"/>
          <w:sz w:val="16"/>
          <w:szCs w:val="16"/>
          <w:lang w:val="es-ES_tradnl" w:eastAsia="es-ES_tradnl"/>
          <w14:ligatures w14:val="none"/>
        </w:rPr>
        <w:t xml:space="preserve"> </w:t>
      </w:r>
    </w:p>
    <w:p w14:paraId="68CC8313" w14:textId="0A5B0768"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bookmarkStart w:id="6" w:name="_Hlk194955107"/>
      <w:r w:rsidRPr="005D1F48">
        <w:rPr>
          <w:rFonts w:ascii="Times New Roman" w:eastAsia="Times New Roman" w:hAnsi="Times New Roman" w:cs="Times New Roman"/>
          <w:kern w:val="0"/>
          <w:sz w:val="16"/>
          <w:szCs w:val="16"/>
          <w:lang w:val="es-ES_tradnl" w:eastAsia="es-ES_tradnl"/>
          <w14:ligatures w14:val="none"/>
        </w:rPr>
        <w:t xml:space="preserve">El domicilio tributario, solo se podrá usar como </w:t>
      </w:r>
      <w:r w:rsidR="00A65E34">
        <w:rPr>
          <w:rFonts w:ascii="Times New Roman" w:eastAsia="Times New Roman" w:hAnsi="Times New Roman" w:cs="Times New Roman"/>
          <w:kern w:val="0"/>
          <w:sz w:val="16"/>
          <w:szCs w:val="16"/>
          <w:lang w:val="es-ES_tradnl" w:eastAsia="es-ES_tradnl"/>
          <w14:ligatures w14:val="none"/>
        </w:rPr>
        <w:t xml:space="preserve">BODEGA DE ALMACENAJE </w:t>
      </w:r>
      <w:r w:rsidRPr="005D1F48">
        <w:rPr>
          <w:rFonts w:ascii="Times New Roman" w:eastAsia="Times New Roman" w:hAnsi="Times New Roman" w:cs="Times New Roman"/>
          <w:kern w:val="0"/>
          <w:sz w:val="16"/>
          <w:szCs w:val="16"/>
          <w:lang w:val="es-ES_tradnl" w:eastAsia="es-ES_tradnl"/>
          <w14:ligatures w14:val="none"/>
        </w:rPr>
        <w:t xml:space="preserve">en las condiciones descritas en </w:t>
      </w:r>
      <w:r w:rsidRPr="007652CF">
        <w:rPr>
          <w:rFonts w:ascii="Times New Roman" w:eastAsia="Times New Roman" w:hAnsi="Times New Roman" w:cs="Times New Roman"/>
          <w:bCs/>
          <w:kern w:val="0"/>
          <w:sz w:val="16"/>
          <w:szCs w:val="16"/>
          <w:lang w:val="es-ES_tradnl" w:eastAsia="es-ES_tradnl"/>
          <w14:ligatures w14:val="none"/>
        </w:rPr>
        <w:t>ANEXO 1</w:t>
      </w:r>
      <w:r w:rsidRPr="005D1F48">
        <w:rPr>
          <w:rFonts w:ascii="Times New Roman" w:eastAsia="Times New Roman" w:hAnsi="Times New Roman" w:cs="Times New Roman"/>
          <w:kern w:val="0"/>
          <w:sz w:val="16"/>
          <w:szCs w:val="16"/>
          <w:lang w:val="es-ES_tradnl" w:eastAsia="es-ES_tradnl"/>
          <w14:ligatures w14:val="none"/>
        </w:rPr>
        <w:t xml:space="preserve"> de este instrumento y que para todo efecto legal es parte integrante de él. A EL CLIENTE le está prohibido ceder a cualquier título el presente contrato de servicios. </w:t>
      </w:r>
      <w:r w:rsidR="003F4435">
        <w:rPr>
          <w:rFonts w:ascii="Times New Roman" w:eastAsia="Times New Roman" w:hAnsi="Times New Roman" w:cs="Times New Roman"/>
          <w:kern w:val="0"/>
          <w:sz w:val="16"/>
          <w:szCs w:val="16"/>
          <w:lang w:val="es-ES_tradnl" w:eastAsia="es-ES_tradnl"/>
          <w14:ligatures w14:val="none"/>
        </w:rPr>
        <w:t xml:space="preserve">Atendido </w:t>
      </w:r>
      <w:r w:rsidR="003F4435" w:rsidRPr="005D1F48">
        <w:rPr>
          <w:rFonts w:ascii="Times New Roman" w:eastAsia="Times New Roman" w:hAnsi="Times New Roman" w:cs="Times New Roman"/>
          <w:kern w:val="0"/>
          <w:sz w:val="16"/>
          <w:szCs w:val="16"/>
          <w:lang w:val="es-ES_tradnl" w:eastAsia="es-ES_tradnl"/>
          <w14:ligatures w14:val="none"/>
        </w:rPr>
        <w:t>que</w:t>
      </w:r>
      <w:r w:rsidR="003F4435">
        <w:rPr>
          <w:rFonts w:ascii="Times New Roman" w:eastAsia="Times New Roman" w:hAnsi="Times New Roman" w:cs="Times New Roman"/>
          <w:kern w:val="0"/>
          <w:sz w:val="16"/>
          <w:szCs w:val="16"/>
          <w:lang w:val="es-ES_tradnl" w:eastAsia="es-ES_tradnl"/>
          <w14:ligatures w14:val="none"/>
        </w:rPr>
        <w:t xml:space="preserve"> se trata del </w:t>
      </w:r>
      <w:r w:rsidR="003F4435" w:rsidRPr="005D1F48">
        <w:rPr>
          <w:rFonts w:ascii="Times New Roman" w:eastAsia="Times New Roman" w:hAnsi="Times New Roman" w:cs="Times New Roman"/>
          <w:kern w:val="0"/>
          <w:sz w:val="16"/>
          <w:szCs w:val="16"/>
          <w:lang w:val="es-ES_tradnl" w:eastAsia="es-ES_tradnl"/>
          <w14:ligatures w14:val="none"/>
        </w:rPr>
        <w:t>lugar donde</w:t>
      </w:r>
      <w:r w:rsidR="003F4435" w:rsidRPr="003F4435">
        <w:rPr>
          <w:rFonts w:ascii="Times New Roman" w:eastAsia="Times New Roman" w:hAnsi="Times New Roman" w:cs="Times New Roman"/>
          <w:kern w:val="0"/>
          <w:sz w:val="16"/>
          <w:szCs w:val="16"/>
          <w:lang w:val="es-ES_tradnl" w:eastAsia="es-ES_tradnl"/>
          <w14:ligatures w14:val="none"/>
        </w:rPr>
        <w:t xml:space="preserve"> </w:t>
      </w:r>
      <w:r w:rsidR="003F4435" w:rsidRPr="005D1F48">
        <w:rPr>
          <w:rFonts w:ascii="Times New Roman" w:eastAsia="Times New Roman" w:hAnsi="Times New Roman" w:cs="Times New Roman"/>
          <w:kern w:val="0"/>
          <w:sz w:val="16"/>
          <w:szCs w:val="16"/>
          <w:lang w:val="es-ES_tradnl" w:eastAsia="es-ES_tradnl"/>
          <w14:ligatures w14:val="none"/>
        </w:rPr>
        <w:t>EL CLIENTE realizará su actividad principal,</w:t>
      </w:r>
      <w:r w:rsidR="003F4435">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se obliga a</w:t>
      </w:r>
      <w:r w:rsidR="003F443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manten</w:t>
      </w:r>
      <w:r w:rsidR="00E32CB5">
        <w:rPr>
          <w:rFonts w:ascii="Times New Roman" w:eastAsia="Times New Roman" w:hAnsi="Times New Roman" w:cs="Times New Roman"/>
          <w:kern w:val="0"/>
          <w:sz w:val="16"/>
          <w:szCs w:val="16"/>
          <w:lang w:val="es-ES_tradnl" w:eastAsia="es-ES_tradnl"/>
          <w14:ligatures w14:val="none"/>
        </w:rPr>
        <w:t>er</w:t>
      </w:r>
      <w:r w:rsidRPr="005D1F48">
        <w:rPr>
          <w:rFonts w:ascii="Times New Roman" w:eastAsia="Times New Roman" w:hAnsi="Times New Roman" w:cs="Times New Roman"/>
          <w:kern w:val="0"/>
          <w:sz w:val="16"/>
          <w:szCs w:val="16"/>
          <w:lang w:val="es-ES_tradnl" w:eastAsia="es-ES_tradnl"/>
          <w14:ligatures w14:val="none"/>
        </w:rPr>
        <w:t xml:space="preserve"> </w:t>
      </w:r>
      <w:r w:rsidR="00195F01">
        <w:rPr>
          <w:rFonts w:ascii="Times New Roman" w:eastAsia="Times New Roman" w:hAnsi="Times New Roman" w:cs="Times New Roman"/>
          <w:kern w:val="0"/>
          <w:sz w:val="16"/>
          <w:szCs w:val="16"/>
          <w:lang w:val="es-ES_tradnl" w:eastAsia="es-ES_tradnl"/>
          <w14:ligatures w14:val="none"/>
        </w:rPr>
        <w:t xml:space="preserve">copia de </w:t>
      </w:r>
      <w:r w:rsidR="00E32CB5">
        <w:rPr>
          <w:rFonts w:ascii="Times New Roman" w:eastAsia="Times New Roman" w:hAnsi="Times New Roman" w:cs="Times New Roman"/>
          <w:kern w:val="0"/>
          <w:sz w:val="16"/>
          <w:szCs w:val="16"/>
          <w:lang w:val="es-ES_tradnl" w:eastAsia="es-ES_tradnl"/>
          <w14:ligatures w14:val="none"/>
        </w:rPr>
        <w:t xml:space="preserve">toda </w:t>
      </w:r>
      <w:r w:rsidR="00195F01">
        <w:rPr>
          <w:rFonts w:ascii="Times New Roman" w:eastAsia="Times New Roman" w:hAnsi="Times New Roman" w:cs="Times New Roman"/>
          <w:kern w:val="0"/>
          <w:sz w:val="16"/>
          <w:szCs w:val="16"/>
          <w:lang w:val="es-ES_tradnl" w:eastAsia="es-ES_tradnl"/>
          <w14:ligatures w14:val="none"/>
        </w:rPr>
        <w:t>documentación tributaria de los bienes almacenados</w:t>
      </w:r>
      <w:r w:rsidRPr="005D1F48">
        <w:rPr>
          <w:rFonts w:ascii="Times New Roman" w:eastAsia="Times New Roman" w:hAnsi="Times New Roman" w:cs="Times New Roman"/>
          <w:kern w:val="0"/>
          <w:sz w:val="16"/>
          <w:szCs w:val="16"/>
          <w:lang w:val="es-ES_tradnl" w:eastAsia="es-ES_tradnl"/>
          <w14:ligatures w14:val="none"/>
        </w:rPr>
        <w:t xml:space="preserve"> en </w:t>
      </w:r>
      <w:r w:rsidR="00195F01">
        <w:rPr>
          <w:rFonts w:ascii="Times New Roman" w:eastAsia="Times New Roman" w:hAnsi="Times New Roman" w:cs="Times New Roman"/>
          <w:kern w:val="0"/>
          <w:sz w:val="16"/>
          <w:szCs w:val="16"/>
          <w:lang w:val="es-ES_tradnl" w:eastAsia="es-ES_tradnl"/>
          <w14:ligatures w14:val="none"/>
        </w:rPr>
        <w:t>la bodega</w:t>
      </w:r>
      <w:r w:rsidRPr="005D1F48">
        <w:rPr>
          <w:rFonts w:ascii="Times New Roman" w:eastAsia="Times New Roman" w:hAnsi="Times New Roman" w:cs="Times New Roman"/>
          <w:kern w:val="0"/>
          <w:sz w:val="16"/>
          <w:szCs w:val="16"/>
          <w:lang w:val="es-ES_tradnl" w:eastAsia="es-ES_tradnl"/>
          <w14:ligatures w14:val="none"/>
        </w:rPr>
        <w:t xml:space="preserve">. El incumplimiento de esta norma legal desliga a EASY OFFICE de toda </w:t>
      </w:r>
      <w:r w:rsidR="00E32CB5">
        <w:rPr>
          <w:rFonts w:ascii="Times New Roman" w:eastAsia="Times New Roman" w:hAnsi="Times New Roman" w:cs="Times New Roman"/>
          <w:kern w:val="0"/>
          <w:sz w:val="16"/>
          <w:szCs w:val="16"/>
          <w:lang w:val="es-ES_tradnl" w:eastAsia="es-ES_tradnl"/>
          <w14:ligatures w14:val="none"/>
        </w:rPr>
        <w:t xml:space="preserve">responsabilidad ante </w:t>
      </w:r>
      <w:r w:rsidRPr="005D1F48">
        <w:rPr>
          <w:rFonts w:ascii="Times New Roman" w:eastAsia="Times New Roman" w:hAnsi="Times New Roman" w:cs="Times New Roman"/>
          <w:kern w:val="0"/>
          <w:sz w:val="16"/>
          <w:szCs w:val="16"/>
          <w:lang w:val="es-ES_tradnl" w:eastAsia="es-ES_tradnl"/>
          <w14:ligatures w14:val="none"/>
        </w:rPr>
        <w:t>fiscalizaciones por parte del Servicio de Impuestos Internos</w:t>
      </w:r>
      <w:r w:rsidR="00E32CB5">
        <w:rPr>
          <w:rFonts w:ascii="Times New Roman" w:eastAsia="Times New Roman" w:hAnsi="Times New Roman" w:cs="Times New Roman"/>
          <w:kern w:val="0"/>
          <w:sz w:val="16"/>
          <w:szCs w:val="16"/>
          <w:lang w:val="es-ES_tradnl" w:eastAsia="es-ES_tradnl"/>
          <w14:ligatures w14:val="none"/>
        </w:rPr>
        <w:t xml:space="preserve"> y sus consecuencias</w:t>
      </w:r>
      <w:r w:rsidRPr="005D1F48">
        <w:rPr>
          <w:rFonts w:ascii="Times New Roman" w:eastAsia="Times New Roman" w:hAnsi="Times New Roman" w:cs="Times New Roman"/>
          <w:kern w:val="0"/>
          <w:sz w:val="16"/>
          <w:szCs w:val="16"/>
          <w:lang w:val="es-ES_tradnl" w:eastAsia="es-ES_tradnl"/>
          <w14:ligatures w14:val="none"/>
        </w:rPr>
        <w:t xml:space="preserve">, basados en el incumplimiento de esta cláusula vinculante.   </w:t>
      </w:r>
    </w:p>
    <w:bookmarkEnd w:id="6"/>
    <w:p w14:paraId="74D1E606"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2DD8159B" w14:textId="740EBF68" w:rsidR="0030143B"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TERCERO:</w:t>
      </w:r>
      <w:r w:rsidRPr="005D1F48">
        <w:rPr>
          <w:rFonts w:ascii="Times New Roman" w:eastAsia="Times New Roman" w:hAnsi="Times New Roman" w:cs="Times New Roman"/>
          <w:b/>
          <w:kern w:val="0"/>
          <w:sz w:val="16"/>
          <w:szCs w:val="16"/>
          <w:lang w:val="es-ES_tradnl" w:eastAsia="es-ES_tradnl"/>
          <w14:ligatures w14:val="none"/>
        </w:rPr>
        <w:t xml:space="preserve"> </w:t>
      </w:r>
    </w:p>
    <w:p w14:paraId="42FD18C3" w14:textId="3AFDAE1B" w:rsidR="00A642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El precio </w:t>
      </w:r>
      <w:r w:rsidR="002E1090">
        <w:rPr>
          <w:rFonts w:ascii="Times New Roman" w:eastAsia="Times New Roman" w:hAnsi="Times New Roman" w:cs="Times New Roman"/>
          <w:kern w:val="0"/>
          <w:sz w:val="16"/>
          <w:szCs w:val="16"/>
          <w:lang w:val="es-ES_tradnl" w:eastAsia="es-ES_tradnl"/>
          <w14:ligatures w14:val="none"/>
        </w:rPr>
        <w:t xml:space="preserve">de cada servicio y su ciclo de pago </w:t>
      </w:r>
      <w:r w:rsidRPr="005D1F48">
        <w:rPr>
          <w:rFonts w:ascii="Times New Roman" w:eastAsia="Times New Roman" w:hAnsi="Times New Roman" w:cs="Times New Roman"/>
          <w:kern w:val="0"/>
          <w:sz w:val="16"/>
          <w:szCs w:val="16"/>
          <w:lang w:val="es-ES_tradnl" w:eastAsia="es-ES_tradnl"/>
          <w14:ligatures w14:val="none"/>
        </w:rPr>
        <w:t xml:space="preserve">será </w:t>
      </w:r>
      <w:r w:rsidR="002E1090">
        <w:rPr>
          <w:rFonts w:ascii="Times New Roman" w:eastAsia="Times New Roman" w:hAnsi="Times New Roman" w:cs="Times New Roman"/>
          <w:kern w:val="0"/>
          <w:sz w:val="16"/>
          <w:szCs w:val="16"/>
          <w:lang w:val="es-ES_tradnl" w:eastAsia="es-ES_tradnl"/>
          <w14:ligatures w14:val="none"/>
        </w:rPr>
        <w:t>como se indica a continuación</w:t>
      </w:r>
      <w:r w:rsidRPr="005D1F48">
        <w:rPr>
          <w:rFonts w:ascii="Times New Roman" w:eastAsia="Times New Roman" w:hAnsi="Times New Roman" w:cs="Times New Roman"/>
          <w:kern w:val="0"/>
          <w:sz w:val="16"/>
          <w:szCs w:val="16"/>
          <w:lang w:val="es-ES_tradnl" w:eastAsia="es-ES_tradnl"/>
          <w14:ligatures w14:val="none"/>
        </w:rPr>
        <w:t>:</w:t>
      </w:r>
    </w:p>
    <w:p w14:paraId="26D74F05" w14:textId="77777777" w:rsidR="00691E6A" w:rsidRDefault="00691E6A"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tbl>
      <w:tblPr>
        <w:tblStyle w:val="Tablaconcuadrcula"/>
        <w:tblW w:w="0" w:type="auto"/>
        <w:tblLook w:val="04A0" w:firstRow="1" w:lastRow="0" w:firstColumn="1" w:lastColumn="0" w:noHBand="0" w:noVBand="1"/>
      </w:tblPr>
      <w:tblGrid>
        <w:gridCol w:w="1349"/>
        <w:gridCol w:w="1285"/>
        <w:gridCol w:w="1537"/>
      </w:tblGrid>
      <w:tr w:rsidR="000B66A8" w:rsidRPr="00A76EEA" w14:paraId="6251860B" w14:textId="77777777" w:rsidTr="00B61AF9">
        <w:tc>
          <w:tcPr>
            <w:tcW w:w="1349" w:type="dxa"/>
          </w:tcPr>
          <w:p w14:paraId="35DDA108" w14:textId="20C8AAA7"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SERVICIO</w:t>
            </w:r>
            <w:r>
              <w:rPr>
                <w:rFonts w:ascii="Times New Roman" w:eastAsia="Times New Roman" w:hAnsi="Times New Roman" w:cs="Times New Roman"/>
                <w:b/>
                <w:bCs/>
                <w:i/>
                <w:iCs/>
                <w:kern w:val="0"/>
                <w:sz w:val="16"/>
                <w:szCs w:val="16"/>
                <w:lang w:val="es-ES_tradnl" w:eastAsia="es-ES_tradnl"/>
                <w14:ligatures w14:val="none"/>
              </w:rPr>
              <w:t>(S)</w:t>
            </w:r>
          </w:p>
        </w:tc>
        <w:tc>
          <w:tcPr>
            <w:tcW w:w="1285" w:type="dxa"/>
          </w:tcPr>
          <w:p w14:paraId="1277719F" w14:textId="706B1B24"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Pr>
                <w:rFonts w:ascii="Times New Roman" w:eastAsia="Times New Roman" w:hAnsi="Times New Roman" w:cs="Times New Roman"/>
                <w:b/>
                <w:bCs/>
                <w:i/>
                <w:iCs/>
                <w:kern w:val="0"/>
                <w:sz w:val="16"/>
                <w:szCs w:val="16"/>
                <w:lang w:val="es-ES_tradnl" w:eastAsia="es-ES_tradnl"/>
                <w14:ligatures w14:val="none"/>
              </w:rPr>
              <w:t>PRECIO(S)</w:t>
            </w:r>
          </w:p>
        </w:tc>
        <w:tc>
          <w:tcPr>
            <w:tcW w:w="1537" w:type="dxa"/>
          </w:tcPr>
          <w:p w14:paraId="0B4E9FB4" w14:textId="39BA032E"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CICLO</w:t>
            </w:r>
          </w:p>
        </w:tc>
      </w:tr>
      <w:tr w:rsidR="002E1090" w:rsidRPr="00A76EEA" w14:paraId="3669517F" w14:textId="77777777" w:rsidTr="00B61AF9">
        <w:tc>
          <w:tcPr>
            <w:tcW w:w="1349" w:type="dxa"/>
          </w:tcPr>
          <w:p w14:paraId="7E588B47" w14:textId="36BE5181"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«SERVICIO_1»</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25E42B8A" w14:textId="2EEACB68"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B61AF9">
              <w:rPr>
                <w:rFonts w:ascii="Times New Roman" w:eastAsia="Times New Roman" w:hAnsi="Times New Roman" w:cs="Times New Roman"/>
                <w:i/>
                <w:iCs/>
                <w:kern w:val="0"/>
                <w:sz w:val="16"/>
                <w:szCs w:val="16"/>
                <w:lang w:val="es-ES_tradnl" w:eastAsia="es-ES_tradnl"/>
                <w14:ligatures w14:val="none"/>
              </w:rPr>
              <w:fldChar w:fldCharType="begin"/>
            </w:r>
            <w:r w:rsidR="00B61AF9">
              <w:rPr>
                <w:rFonts w:ascii="Times New Roman" w:eastAsia="Times New Roman" w:hAnsi="Times New Roman" w:cs="Times New Roman"/>
                <w:i/>
                <w:iCs/>
                <w:kern w:val="0"/>
                <w:sz w:val="16"/>
                <w:szCs w:val="16"/>
                <w:lang w:val="es-ES_tradnl" w:eastAsia="es-ES_tradnl"/>
                <w14:ligatures w14:val="none"/>
              </w:rPr>
              <w:instrText xml:space="preserve"> MERGEFIELD "PRECIO_Ss_1" </w:instrText>
            </w:r>
            <w:r w:rsidR="00B61AF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«PRECIO_Ss_1»</w:t>
            </w:r>
            <w:r w:rsidR="00B61AF9">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6713A4" w14:textId="27C0C7C4"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«CICLO_PAGO_Ss_1»</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35A8832A" w14:textId="77777777" w:rsidTr="00B61AF9">
        <w:tc>
          <w:tcPr>
            <w:tcW w:w="1349" w:type="dxa"/>
          </w:tcPr>
          <w:p w14:paraId="01684397" w14:textId="302A6F0F"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«SERVICIO_2»</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17F5B227" w14:textId="4FA3F1F7"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«PRECIO_Ss_2»</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47C041C8" w14:textId="50049E18"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«CICLO_PAGO_Ss_2»</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555A1CA4" w14:textId="77777777" w:rsidTr="00B61AF9">
        <w:tc>
          <w:tcPr>
            <w:tcW w:w="1349" w:type="dxa"/>
          </w:tcPr>
          <w:p w14:paraId="1CBCBAD3" w14:textId="15083F76"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"SERVICIO_3" </w:instrTex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0F57FEF5" w14:textId="1494BCA8"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"PRECIO_Ss_3"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DCA95D" w14:textId="56E398CA"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"CICLO_PAGO_Ss_3" </w:instrTex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691E6A" w:rsidRPr="00A76EEA" w14:paraId="57DB1F04" w14:textId="77777777" w:rsidTr="00B61AF9">
        <w:tc>
          <w:tcPr>
            <w:tcW w:w="1349" w:type="dxa"/>
          </w:tcPr>
          <w:p w14:paraId="6D5FFFA2"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285" w:type="dxa"/>
          </w:tcPr>
          <w:p w14:paraId="16DEE7CF" w14:textId="77777777" w:rsidR="00691E6A"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537" w:type="dxa"/>
          </w:tcPr>
          <w:p w14:paraId="006FB0B7"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r>
      <w:tr w:rsidR="00691E6A" w:rsidRPr="00A76EEA" w14:paraId="030843A1" w14:textId="77777777" w:rsidTr="00B61AF9">
        <w:tc>
          <w:tcPr>
            <w:tcW w:w="1349" w:type="dxa"/>
          </w:tcPr>
          <w:p w14:paraId="0B164B29"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285" w:type="dxa"/>
          </w:tcPr>
          <w:p w14:paraId="714E1E1C" w14:textId="77777777" w:rsidR="00691E6A"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537" w:type="dxa"/>
          </w:tcPr>
          <w:p w14:paraId="5CE61D8B"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r>
    </w:tbl>
    <w:p w14:paraId="64685377" w14:textId="77777777" w:rsidR="00691E6A" w:rsidRDefault="00691E6A"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2743338F" w14:textId="77777777" w:rsidR="00BA05AC" w:rsidRDefault="00BA05AC"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133A650C" w14:textId="3A4FE81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Cantidad(es) que se cancela(n) anticipadamente dentro de las 24 horas previas al inicio de cada período,</w:t>
      </w:r>
      <w:r w:rsidR="00AF7A2F">
        <w:rPr>
          <w:rFonts w:ascii="Times New Roman" w:eastAsia="Times New Roman" w:hAnsi="Times New Roman" w:cs="Times New Roman"/>
          <w:kern w:val="0"/>
          <w:sz w:val="16"/>
          <w:szCs w:val="16"/>
          <w:lang w:val="es-ES_tradnl" w:eastAsia="es-ES_tradnl"/>
          <w14:ligatures w14:val="none"/>
        </w:rPr>
        <w:t xml:space="preserve"> mediante</w:t>
      </w:r>
      <w:r w:rsidR="003F627C">
        <w:rPr>
          <w:rFonts w:ascii="Times New Roman" w:eastAsia="Times New Roman" w:hAnsi="Times New Roman" w:cs="Times New Roman"/>
          <w:kern w:val="0"/>
          <w:sz w:val="16"/>
          <w:szCs w:val="16"/>
          <w:lang w:val="es-ES_tradnl" w:eastAsia="es-ES_tradnl"/>
          <w14:ligatures w14:val="none"/>
        </w:rPr>
        <w:t xml:space="preserve"> </w:t>
      </w:r>
      <w:r w:rsidR="00FC19F0">
        <w:rPr>
          <w:rFonts w:ascii="Times New Roman" w:eastAsia="Times New Roman" w:hAnsi="Times New Roman" w:cs="Times New Roman"/>
          <w:kern w:val="0"/>
          <w:sz w:val="16"/>
          <w:szCs w:val="16"/>
          <w:lang w:val="es-ES_tradnl" w:eastAsia="es-ES_tradnl"/>
          <w14:ligatures w14:val="none"/>
        </w:rPr>
        <w:t xml:space="preserve">depósito o transferencia electrónica efectuada a </w:t>
      </w:r>
      <w:r w:rsidR="00FC19F0" w:rsidRPr="00DF3632">
        <w:rPr>
          <w:rFonts w:ascii="Times New Roman" w:eastAsia="Times New Roman" w:hAnsi="Times New Roman" w:cs="Times New Roman"/>
          <w:kern w:val="0"/>
          <w:sz w:val="16"/>
          <w:szCs w:val="16"/>
          <w:lang w:val="es-ES_tradnl" w:eastAsia="es-ES_tradnl"/>
          <w14:ligatures w14:val="none"/>
        </w:rPr>
        <w:t xml:space="preserve">la cuenta corriente </w:t>
      </w:r>
      <w:proofErr w:type="spellStart"/>
      <w:r w:rsidR="00FC19F0" w:rsidRPr="00DF3632">
        <w:rPr>
          <w:rFonts w:ascii="Times New Roman" w:eastAsia="Times New Roman" w:hAnsi="Times New Roman" w:cs="Times New Roman"/>
          <w:kern w:val="0"/>
          <w:sz w:val="16"/>
          <w:szCs w:val="16"/>
          <w:lang w:val="es-ES_tradnl" w:eastAsia="es-ES_tradnl"/>
          <w14:ligatures w14:val="none"/>
        </w:rPr>
        <w:t>N°</w:t>
      </w:r>
      <w:proofErr w:type="spellEnd"/>
      <w:r w:rsidR="00FC19F0" w:rsidRPr="00DF3632">
        <w:rPr>
          <w:rFonts w:ascii="Times New Roman" w:eastAsia="Times New Roman" w:hAnsi="Times New Roman" w:cs="Times New Roman"/>
          <w:kern w:val="0"/>
          <w:sz w:val="16"/>
          <w:szCs w:val="16"/>
          <w:lang w:val="es-ES_tradnl" w:eastAsia="es-ES_tradnl"/>
          <w14:ligatures w14:val="none"/>
        </w:rPr>
        <w:t xml:space="preserve"> </w:t>
      </w:r>
      <w:r w:rsidR="002D7892" w:rsidRPr="00DF3632">
        <w:rPr>
          <w:rFonts w:ascii="Times New Roman" w:eastAsia="Times New Roman" w:hAnsi="Times New Roman" w:cs="Times New Roman"/>
          <w:b/>
          <w:bCs/>
          <w:kern w:val="0"/>
          <w:sz w:val="16"/>
          <w:szCs w:val="16"/>
          <w:lang w:val="es-ES_tradnl" w:eastAsia="es-ES_tradnl"/>
          <w14:ligatures w14:val="none"/>
        </w:rPr>
        <w:fldChar w:fldCharType="begin"/>
      </w:r>
      <w:r w:rsidR="002D7892" w:rsidRPr="00DF3632">
        <w:rPr>
          <w:rFonts w:ascii="Times New Roman" w:eastAsia="Times New Roman" w:hAnsi="Times New Roman" w:cs="Times New Roman"/>
          <w:b/>
          <w:bCs/>
          <w:kern w:val="0"/>
          <w:sz w:val="16"/>
          <w:szCs w:val="16"/>
          <w:lang w:val="es-ES_tradnl" w:eastAsia="es-ES_tradnl"/>
          <w14:ligatures w14:val="none"/>
        </w:rPr>
        <w:instrText xml:space="preserve"> MERGEFIELD "BANCOLINK" </w:instrText>
      </w:r>
      <w:r w:rsidR="002D7892" w:rsidRPr="00DF3632">
        <w:rPr>
          <w:rFonts w:ascii="Times New Roman" w:eastAsia="Times New Roman" w:hAnsi="Times New Roman" w:cs="Times New Roman"/>
          <w:b/>
          <w:b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6"/>
          <w:szCs w:val="16"/>
          <w:lang w:val="es-ES_tradnl" w:eastAsia="es-ES_tradnl"/>
          <w14:ligatures w14:val="none"/>
        </w:rPr>
        <w:t>«BANCOLINK»</w:t>
      </w:r>
      <w:r w:rsidR="002D7892" w:rsidRPr="00DF3632">
        <w:rPr>
          <w:rFonts w:ascii="Times New Roman" w:eastAsia="Times New Roman" w:hAnsi="Times New Roman" w:cs="Times New Roman"/>
          <w:b/>
          <w:bCs/>
          <w:kern w:val="0"/>
          <w:sz w:val="16"/>
          <w:szCs w:val="16"/>
          <w:lang w:val="es-ES_tradnl" w:eastAsia="es-ES_tradnl"/>
          <w14:ligatures w14:val="none"/>
        </w:rPr>
        <w:fldChar w:fldCharType="end"/>
      </w:r>
      <w:r w:rsidR="00FC19F0" w:rsidRPr="00DF3632">
        <w:rPr>
          <w:rFonts w:ascii="Times New Roman" w:eastAsia="Times New Roman" w:hAnsi="Times New Roman" w:cs="Times New Roman"/>
          <w:b/>
          <w:bCs/>
          <w:kern w:val="0"/>
          <w:sz w:val="16"/>
          <w:szCs w:val="16"/>
          <w:lang w:val="es-ES_tradnl" w:eastAsia="es-ES_tradnl"/>
          <w14:ligatures w14:val="none"/>
        </w:rPr>
        <w:t>.</w:t>
      </w:r>
      <w:r w:rsidR="00E05670" w:rsidRPr="00DF3632">
        <w:rPr>
          <w:rFonts w:ascii="Times New Roman" w:eastAsia="Times New Roman" w:hAnsi="Times New Roman" w:cs="Times New Roman"/>
          <w:b/>
          <w:bCs/>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EL CLIENTE se obliga a enviar</w:t>
      </w:r>
      <w:r w:rsidRPr="005D1F48">
        <w:rPr>
          <w:rFonts w:ascii="Times New Roman" w:eastAsia="Times New Roman" w:hAnsi="Times New Roman" w:cs="Times New Roman"/>
          <w:kern w:val="0"/>
          <w:sz w:val="16"/>
          <w:szCs w:val="16"/>
          <w:lang w:val="es-ES_tradnl" w:eastAsia="es-ES_tradnl"/>
          <w14:ligatures w14:val="none"/>
        </w:rPr>
        <w:t xml:space="preserve"> un correo electrónico a</w:t>
      </w:r>
      <w:r w:rsidRPr="005D1F48">
        <w:rPr>
          <w:rFonts w:ascii="Times New Roman" w:eastAsia="Times New Roman" w:hAnsi="Times New Roman" w:cs="Times New Roman"/>
          <w:b/>
          <w:kern w:val="0"/>
          <w:sz w:val="16"/>
          <w:szCs w:val="16"/>
          <w:lang w:val="es-ES_tradnl" w:eastAsia="es-ES_tradnl"/>
          <w14:ligatures w14:val="none"/>
        </w:rPr>
        <w:t xml:space="preserve"> </w:t>
      </w:r>
      <w:hyperlink r:id="rId9" w:history="1">
        <w:r w:rsidR="002C0616" w:rsidRPr="00A622DA">
          <w:rPr>
            <w:rStyle w:val="Hipervnculo"/>
            <w:rFonts w:ascii="Times New Roman" w:eastAsia="Times New Roman" w:hAnsi="Times New Roman" w:cs="Times New Roman"/>
            <w:b/>
            <w:bCs/>
            <w:color w:val="0070C0"/>
            <w:kern w:val="0"/>
            <w:sz w:val="16"/>
            <w:szCs w:val="16"/>
            <w:lang w:val="es-ES_tradnl" w:eastAsia="es-ES_tradnl"/>
            <w14:ligatures w14:val="none"/>
          </w:rPr>
          <w:t>pagos@easyoffice.cl</w:t>
        </w:r>
      </w:hyperlink>
      <w:r w:rsidRPr="00A622DA">
        <w:rPr>
          <w:rFonts w:ascii="Times New Roman" w:eastAsia="Times New Roman" w:hAnsi="Times New Roman" w:cs="Times New Roman"/>
          <w:b/>
          <w:color w:val="0070C0"/>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informando cada pago realizado</w:t>
      </w:r>
      <w:r w:rsidR="00E05670">
        <w:rPr>
          <w:rFonts w:ascii="Times New Roman" w:eastAsia="Times New Roman" w:hAnsi="Times New Roman" w:cs="Times New Roman"/>
          <w:kern w:val="0"/>
          <w:sz w:val="16"/>
          <w:szCs w:val="16"/>
          <w:lang w:val="es-ES_tradnl" w:eastAsia="es-ES_tradnl"/>
          <w14:ligatures w14:val="none"/>
        </w:rPr>
        <w:t xml:space="preserve">. Para tales efectos, </w:t>
      </w:r>
      <w:r w:rsidR="00E05670" w:rsidRPr="005D1F48">
        <w:rPr>
          <w:rFonts w:ascii="Times New Roman" w:eastAsia="Times New Roman" w:hAnsi="Times New Roman" w:cs="Times New Roman"/>
          <w:kern w:val="0"/>
          <w:sz w:val="16"/>
          <w:szCs w:val="16"/>
          <w:lang w:val="es-ES_tradnl" w:eastAsia="es-ES_tradnl"/>
          <w14:ligatures w14:val="none"/>
        </w:rPr>
        <w:t>el comprobante de depósito o transferencia</w:t>
      </w:r>
      <w:r w:rsidR="00E05670">
        <w:rPr>
          <w:rFonts w:ascii="Times New Roman" w:eastAsia="Times New Roman" w:hAnsi="Times New Roman" w:cs="Times New Roman"/>
          <w:kern w:val="0"/>
          <w:sz w:val="16"/>
          <w:szCs w:val="16"/>
          <w:lang w:val="es-ES_tradnl" w:eastAsia="es-ES_tradnl"/>
          <w14:ligatures w14:val="none"/>
        </w:rPr>
        <w:t xml:space="preserve"> servirá</w:t>
      </w:r>
      <w:r w:rsidR="00E05670" w:rsidRPr="005D1F48">
        <w:rPr>
          <w:rFonts w:ascii="Times New Roman" w:eastAsia="Times New Roman" w:hAnsi="Times New Roman" w:cs="Times New Roman"/>
          <w:kern w:val="0"/>
          <w:sz w:val="16"/>
          <w:szCs w:val="16"/>
          <w:lang w:val="es-ES_tradnl" w:eastAsia="es-ES_tradnl"/>
          <w14:ligatures w14:val="none"/>
        </w:rPr>
        <w:t xml:space="preserve"> como suficiente recib</w:t>
      </w:r>
      <w:r w:rsidR="00CE0C9F">
        <w:rPr>
          <w:rFonts w:ascii="Times New Roman" w:eastAsia="Times New Roman" w:hAnsi="Times New Roman" w:cs="Times New Roman"/>
          <w:kern w:val="0"/>
          <w:sz w:val="16"/>
          <w:szCs w:val="16"/>
          <w:lang w:val="es-ES_tradnl" w:eastAsia="es-ES_tradnl"/>
          <w14:ligatures w14:val="none"/>
        </w:rPr>
        <w:t>o de pag</w:t>
      </w:r>
      <w:r w:rsidR="00E05670" w:rsidRPr="005D1F48">
        <w:rPr>
          <w:rFonts w:ascii="Times New Roman" w:eastAsia="Times New Roman" w:hAnsi="Times New Roman" w:cs="Times New Roman"/>
          <w:kern w:val="0"/>
          <w:sz w:val="16"/>
          <w:szCs w:val="16"/>
          <w:lang w:val="es-ES_tradnl" w:eastAsia="es-ES_tradnl"/>
          <w14:ligatures w14:val="none"/>
        </w:rPr>
        <w:t>o</w:t>
      </w:r>
      <w:r w:rsidR="00CF2374">
        <w:rPr>
          <w:rFonts w:ascii="Times New Roman" w:eastAsia="Times New Roman" w:hAnsi="Times New Roman" w:cs="Times New Roman"/>
          <w:kern w:val="0"/>
          <w:sz w:val="16"/>
          <w:szCs w:val="16"/>
          <w:lang w:val="es-ES_tradnl" w:eastAsia="es-ES_tradnl"/>
          <w14:ligatures w14:val="none"/>
        </w:rPr>
        <w:t>, debiendo</w:t>
      </w:r>
      <w:r w:rsidR="00CF2374" w:rsidRPr="00CF2374">
        <w:rPr>
          <w:rFonts w:ascii="Times New Roman" w:eastAsia="Times New Roman" w:hAnsi="Times New Roman" w:cs="Times New Roman"/>
          <w:kern w:val="0"/>
          <w:sz w:val="16"/>
          <w:szCs w:val="16"/>
          <w:lang w:val="es-ES_tradnl" w:eastAsia="es-ES_tradnl"/>
          <w14:ligatures w14:val="none"/>
        </w:rPr>
        <w:t xml:space="preserve"> </w:t>
      </w:r>
      <w:r w:rsidR="00CF2374" w:rsidRPr="005D1F48">
        <w:rPr>
          <w:rFonts w:ascii="Times New Roman" w:eastAsia="Times New Roman" w:hAnsi="Times New Roman" w:cs="Times New Roman"/>
          <w:kern w:val="0"/>
          <w:sz w:val="16"/>
          <w:szCs w:val="16"/>
          <w:lang w:val="es-ES_tradnl" w:eastAsia="es-ES_tradnl"/>
          <w14:ligatures w14:val="none"/>
        </w:rPr>
        <w:t>EASY OFFICE</w:t>
      </w:r>
      <w:r w:rsidR="00CF2374">
        <w:rPr>
          <w:rFonts w:ascii="Times New Roman" w:eastAsia="Times New Roman" w:hAnsi="Times New Roman" w:cs="Times New Roman"/>
          <w:kern w:val="0"/>
          <w:sz w:val="16"/>
          <w:szCs w:val="16"/>
          <w:lang w:val="es-ES_tradnl" w:eastAsia="es-ES_tradnl"/>
          <w14:ligatures w14:val="none"/>
        </w:rPr>
        <w:t xml:space="preserve"> emitir la correspondiente factura como respaldo de los servicios prestados, dentro del plazo de </w:t>
      </w:r>
      <w:r w:rsidR="004E2D1B">
        <w:rPr>
          <w:rFonts w:ascii="Times New Roman" w:eastAsia="Times New Roman" w:hAnsi="Times New Roman" w:cs="Times New Roman"/>
          <w:kern w:val="0"/>
          <w:sz w:val="16"/>
          <w:szCs w:val="16"/>
          <w:lang w:val="es-ES_tradnl" w:eastAsia="es-ES_tradnl"/>
          <w14:ligatures w14:val="none"/>
        </w:rPr>
        <w:t>3</w:t>
      </w:r>
      <w:r w:rsidR="00CF2374">
        <w:rPr>
          <w:rFonts w:ascii="Times New Roman" w:eastAsia="Times New Roman" w:hAnsi="Times New Roman" w:cs="Times New Roman"/>
          <w:kern w:val="0"/>
          <w:sz w:val="16"/>
          <w:szCs w:val="16"/>
          <w:lang w:val="es-ES_tradnl" w:eastAsia="es-ES_tradnl"/>
          <w14:ligatures w14:val="none"/>
        </w:rPr>
        <w:t xml:space="preserve"> días corridos desde la recepción del pago.</w:t>
      </w:r>
      <w:r w:rsidR="00E0567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EASY OFFICE, se reserva el derecho de limitar, negar o suspender los servicios, pudiendo incluso poner término al presente contrato de servicios mientras exista(n) deuda(s) pendiente(s) de pago, no se renueve el presente instrumento o si el cliente no cumple con este Contrato de Servicios.</w:t>
      </w:r>
    </w:p>
    <w:p w14:paraId="1BE4A108" w14:textId="1FF545B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CUARTO:</w:t>
      </w:r>
      <w:r w:rsidRPr="005D1F48">
        <w:rPr>
          <w:rFonts w:ascii="Times New Roman" w:eastAsia="Times New Roman" w:hAnsi="Times New Roman" w:cs="Times New Roman"/>
          <w:kern w:val="0"/>
          <w:sz w:val="16"/>
          <w:szCs w:val="16"/>
          <w:lang w:val="es-ES_tradnl" w:eastAsia="es-ES_tradnl"/>
          <w14:ligatures w14:val="none"/>
        </w:rPr>
        <w:t xml:space="preserve"> </w:t>
      </w:r>
    </w:p>
    <w:p w14:paraId="0172382C" w14:textId="24007A3C"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CLIENTE, faculta especialmente a EASY OFFICE y lo autoriza irrevocablemente para:</w:t>
      </w:r>
    </w:p>
    <w:p w14:paraId="0C554342" w14:textId="77777777" w:rsidR="00BA05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1)Informar, a todo evento, al Servicio de Impuestos Internos, Municipalidad, Tesorería General de la República y</w:t>
      </w:r>
      <w:r w:rsidR="006A16A2">
        <w:rPr>
          <w:rFonts w:ascii="Times New Roman" w:eastAsia="Times New Roman" w:hAnsi="Times New Roman" w:cs="Times New Roman"/>
          <w:kern w:val="0"/>
          <w:sz w:val="16"/>
          <w:szCs w:val="16"/>
          <w:lang w:val="es-ES_tradnl" w:eastAsia="es-ES_tradnl"/>
          <w14:ligatures w14:val="none"/>
        </w:rPr>
        <w:t xml:space="preserve"> demás</w:t>
      </w:r>
      <w:r w:rsidRPr="005D1F48">
        <w:rPr>
          <w:rFonts w:ascii="Times New Roman" w:eastAsia="Times New Roman" w:hAnsi="Times New Roman" w:cs="Times New Roman"/>
          <w:kern w:val="0"/>
          <w:sz w:val="16"/>
          <w:szCs w:val="16"/>
          <w:lang w:val="es-ES_tradnl" w:eastAsia="es-ES_tradnl"/>
          <w14:ligatures w14:val="none"/>
        </w:rPr>
        <w:t xml:space="preserve"> </w:t>
      </w:r>
    </w:p>
    <w:p w14:paraId="397C2AD9" w14:textId="3E01F02D"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organismos que correspondan en función del giro o actividad de El Cliente, las variaciones o término, anticipado o no, del presente contrato de servicios y</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en particular</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denunciar el uso </w:t>
      </w:r>
    </w:p>
    <w:p w14:paraId="1603AA6F" w14:textId="3E91977B" w:rsidR="00A642AC" w:rsidRDefault="00A642AC" w:rsidP="00A642AC">
      <w:pPr>
        <w:adjustRightInd w:val="0"/>
        <w:spacing w:after="0" w:line="240" w:lineRule="auto"/>
        <w:ind w:right="181"/>
        <w:mirrorIndents/>
        <w:rPr>
          <w:rFonts w:ascii="Times New Roman" w:eastAsia="Times New Roman" w:hAnsi="Times New Roman" w:cs="Times New Roman"/>
          <w:kern w:val="0"/>
          <w:sz w:val="16"/>
          <w:szCs w:val="16"/>
          <w:lang w:val="es-ES_tradnl" w:eastAsia="es-ES_tradnl"/>
          <w14:ligatures w14:val="none"/>
        </w:rPr>
      </w:pPr>
      <w:proofErr w:type="gramStart"/>
      <w:r w:rsidRPr="005D1F48">
        <w:rPr>
          <w:rFonts w:ascii="Times New Roman" w:eastAsia="Times New Roman" w:hAnsi="Times New Roman" w:cs="Times New Roman"/>
          <w:kern w:val="0"/>
          <w:sz w:val="16"/>
          <w:szCs w:val="16"/>
          <w:lang w:val="es-ES_tradnl" w:eastAsia="es-ES_tradnl"/>
          <w14:ligatures w14:val="none"/>
        </w:rPr>
        <w:t>I</w:t>
      </w:r>
      <w:r w:rsidR="005D1F48" w:rsidRPr="005D1F48">
        <w:rPr>
          <w:rFonts w:ascii="Times New Roman" w:eastAsia="Times New Roman" w:hAnsi="Times New Roman" w:cs="Times New Roman"/>
          <w:kern w:val="0"/>
          <w:sz w:val="16"/>
          <w:szCs w:val="16"/>
          <w:lang w:val="es-ES_tradnl" w:eastAsia="es-ES_tradnl"/>
          <w14:ligatures w14:val="none"/>
        </w:rPr>
        <w:t>ndebido</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y</w:t>
      </w:r>
      <w:proofErr w:type="gramEnd"/>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no </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autorizado</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del</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Domicilio Tributario, cuando </w:t>
      </w:r>
    </w:p>
    <w:p w14:paraId="24DA05B1" w14:textId="25AE2571" w:rsidR="00FF63F7"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corresponda.</w:t>
      </w:r>
    </w:p>
    <w:p w14:paraId="25CCEBE4" w14:textId="6E40A242" w:rsidR="005D1F48" w:rsidRPr="005D1F48" w:rsidRDefault="00195F01"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2</w:t>
      </w:r>
      <w:r w:rsidR="005D1F48" w:rsidRPr="005D1F48">
        <w:rPr>
          <w:rFonts w:ascii="Times New Roman" w:eastAsia="Times New Roman" w:hAnsi="Times New Roman" w:cs="Times New Roman"/>
          <w:kern w:val="0"/>
          <w:sz w:val="16"/>
          <w:szCs w:val="16"/>
          <w:lang w:val="es-ES_tradnl" w:eastAsia="es-ES_tradnl"/>
          <w14:ligatures w14:val="none"/>
        </w:rPr>
        <w:t xml:space="preserve">) EASY OFFICE y EL CLIENTE establecen los siguientes medios válidos para toda comunicación y notificaciones entre las partes: </w:t>
      </w:r>
    </w:p>
    <w:p w14:paraId="3F620962" w14:textId="393322A1" w:rsidR="005D1F48" w:rsidRPr="00A8578C"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 Electrónico</w:t>
      </w:r>
      <w:r w:rsidRPr="005D1F48">
        <w:rPr>
          <w:rFonts w:ascii="Times New Roman" w:eastAsia="Times New Roman" w:hAnsi="Times New Roman" w:cs="Times New Roman"/>
          <w:b/>
          <w:kern w:val="0"/>
          <w:sz w:val="16"/>
          <w:szCs w:val="16"/>
          <w:lang w:val="es-ES_tradnl" w:eastAsia="es-ES_tradnl"/>
          <w14:ligatures w14:val="none"/>
        </w:rPr>
        <w:tab/>
      </w:r>
      <w:r w:rsidRPr="005D1F48">
        <w:rPr>
          <w:rFonts w:ascii="Times New Roman" w:eastAsia="Times New Roman" w:hAnsi="Times New Roman" w:cs="Times New Roman"/>
          <w:b/>
          <w:kern w:val="0"/>
          <w:sz w:val="16"/>
          <w:szCs w:val="16"/>
          <w:lang w:val="es-ES_tradnl" w:eastAsia="es-ES_tradnl"/>
          <w14:ligatures w14:val="none"/>
        </w:rPr>
        <w:tab/>
        <w:t>:</w:t>
      </w:r>
      <w:r w:rsidR="001E2BEB">
        <w:rPr>
          <w:rFonts w:ascii="Times New Roman" w:eastAsia="Times New Roman" w:hAnsi="Times New Roman" w:cs="Times New Roman"/>
          <w:b/>
          <w:kern w:val="0"/>
          <w:sz w:val="16"/>
          <w:szCs w:val="16"/>
          <w:lang w:val="es-ES_tradnl" w:eastAsia="es-ES_tradnl"/>
          <w14:ligatures w14:val="none"/>
        </w:rPr>
        <w:t xml:space="preserve"> </w:t>
      </w:r>
      <w:hyperlink r:id="rId10" w:history="1">
        <w:r w:rsidR="002C0616" w:rsidRPr="00A622DA">
          <w:rPr>
            <w:rStyle w:val="Hipervnculo"/>
            <w:rFonts w:ascii="Times New Roman" w:eastAsia="Times New Roman" w:hAnsi="Times New Roman" w:cs="Times New Roman"/>
            <w:b/>
            <w:color w:val="0070C0"/>
            <w:kern w:val="0"/>
            <w:sz w:val="16"/>
            <w:szCs w:val="16"/>
            <w:lang w:val="es-ES_tradnl" w:eastAsia="es-ES_tradnl"/>
            <w14:ligatures w14:val="none"/>
          </w:rPr>
          <w:t>backoffice@easyoffice.cl</w:t>
        </w:r>
      </w:hyperlink>
    </w:p>
    <w:p w14:paraId="2F0ED0B1" w14:textId="6AB5188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Fono Móvil / WhatsApp</w:t>
      </w:r>
      <w:r w:rsidRPr="005D1F48">
        <w:rPr>
          <w:rFonts w:ascii="Times New Roman" w:eastAsia="Times New Roman" w:hAnsi="Times New Roman" w:cs="Times New Roman"/>
          <w:b/>
          <w:kern w:val="0"/>
          <w:sz w:val="16"/>
          <w:szCs w:val="16"/>
          <w:lang w:val="es-ES_tradnl" w:eastAsia="es-ES_tradnl"/>
          <w14:ligatures w14:val="none"/>
        </w:rPr>
        <w:tab/>
        <w:t xml:space="preserve">: +56 </w:t>
      </w:r>
      <w:r w:rsidR="002C0616">
        <w:rPr>
          <w:rFonts w:ascii="Times New Roman" w:eastAsia="Times New Roman" w:hAnsi="Times New Roman" w:cs="Times New Roman"/>
          <w:b/>
          <w:kern w:val="0"/>
          <w:sz w:val="16"/>
          <w:szCs w:val="16"/>
          <w:lang w:val="es-ES_tradnl" w:eastAsia="es-ES_tradnl"/>
          <w14:ligatures w14:val="none"/>
        </w:rPr>
        <w:t>2 22777781</w:t>
      </w:r>
    </w:p>
    <w:p w14:paraId="5E6D7951" w14:textId="18BA5EFA" w:rsidR="005D1F48" w:rsidRPr="00FB2162" w:rsidRDefault="005D1F48" w:rsidP="00821A7F">
      <w:pPr>
        <w:adjustRightInd w:val="0"/>
        <w:spacing w:after="0" w:line="240" w:lineRule="auto"/>
        <w:ind w:right="181"/>
        <w:mirrorIndents/>
        <w:jc w:val="both"/>
        <w:rPr>
          <w:rFonts w:ascii="Times New Roman" w:eastAsia="Times New Roman" w:hAnsi="Times New Roman" w:cs="Times New Roman"/>
          <w:b/>
          <w:color w:val="0B769F" w:themeColor="accent4" w:themeShade="BF"/>
          <w:kern w:val="0"/>
          <w:sz w:val="18"/>
          <w:szCs w:val="18"/>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w:t>
      </w:r>
      <w:r w:rsidR="00912D4E">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b/>
          <w:kern w:val="0"/>
          <w:sz w:val="16"/>
          <w:szCs w:val="16"/>
          <w:lang w:val="es-ES_tradnl" w:eastAsia="es-ES_tradnl"/>
          <w14:ligatures w14:val="none"/>
        </w:rPr>
        <w:t>Electrónico</w:t>
      </w:r>
      <w:r w:rsidR="00FB2162">
        <w:rPr>
          <w:rFonts w:ascii="Times New Roman" w:eastAsia="Times New Roman" w:hAnsi="Times New Roman" w:cs="Times New Roman"/>
          <w:b/>
          <w:kern w:val="0"/>
          <w:sz w:val="16"/>
          <w:szCs w:val="16"/>
          <w:lang w:val="es-ES_tradnl" w:eastAsia="es-ES_tradnl"/>
          <w14:ligatures w14:val="none"/>
        </w:rPr>
        <w:t xml:space="preserve">                  </w:t>
      </w:r>
      <w:proofErr w:type="gramStart"/>
      <w:r w:rsidR="00FB2162">
        <w:rPr>
          <w:rFonts w:ascii="Times New Roman" w:eastAsia="Times New Roman" w:hAnsi="Times New Roman" w:cs="Times New Roman"/>
          <w:b/>
          <w:kern w:val="0"/>
          <w:sz w:val="16"/>
          <w:szCs w:val="16"/>
          <w:lang w:val="es-ES_tradnl" w:eastAsia="es-ES_tradnl"/>
          <w14:ligatures w14:val="none"/>
        </w:rPr>
        <w:t xml:space="preserve">  </w:t>
      </w:r>
      <w:r w:rsidR="00AD69AD">
        <w:rPr>
          <w:rFonts w:ascii="Times New Roman" w:eastAsia="Times New Roman" w:hAnsi="Times New Roman" w:cs="Times New Roman"/>
          <w:b/>
          <w:kern w:val="0"/>
          <w:sz w:val="16"/>
          <w:szCs w:val="16"/>
          <w:lang w:val="es-ES_tradnl" w:eastAsia="es-ES_tradnl"/>
          <w14:ligatures w14:val="none"/>
        </w:rPr>
        <w:t>:</w:t>
      </w:r>
      <w:proofErr w:type="gramEnd"/>
      <w:r w:rsidR="00912D4E">
        <w:rPr>
          <w:rFonts w:ascii="Times New Roman" w:eastAsia="Times New Roman" w:hAnsi="Times New Roman" w:cs="Times New Roman"/>
          <w:b/>
          <w:kern w:val="0"/>
          <w:sz w:val="16"/>
          <w:szCs w:val="16"/>
          <w:lang w:val="es-ES_tradnl" w:eastAsia="es-ES_tradnl"/>
          <w14:ligatures w14:val="none"/>
        </w:rPr>
        <w:t xml:space="preserve"> </w: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begin"/>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instrText xml:space="preserve"> MERGEFIELD MAIL </w:instrTex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separate"/>
      </w:r>
      <w:r w:rsidR="00031A67" w:rsidRPr="00991024">
        <w:rPr>
          <w:rFonts w:ascii="Times New Roman" w:eastAsia="Times New Roman" w:hAnsi="Times New Roman" w:cs="Times New Roman"/>
          <w:b/>
          <w:noProof/>
          <w:color w:val="0070C0"/>
          <w:kern w:val="0"/>
          <w:sz w:val="18"/>
          <w:szCs w:val="18"/>
          <w:u w:val="single"/>
          <w:lang w:val="es-ES_tradnl" w:eastAsia="es-ES_tradnl"/>
          <w14:ligatures w14:val="none"/>
        </w:rPr>
        <w:t>«MAIL»</w: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end"/>
      </w:r>
    </w:p>
    <w:p w14:paraId="28D3F1E4" w14:textId="474A0A4D" w:rsidR="005D1F48" w:rsidRPr="005D1F48" w:rsidRDefault="007B6574"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Pr>
          <w:rFonts w:ascii="Times New Roman" w:eastAsia="Times New Roman" w:hAnsi="Times New Roman" w:cs="Times New Roman"/>
          <w:b/>
          <w:kern w:val="0"/>
          <w:sz w:val="16"/>
          <w:szCs w:val="16"/>
          <w:lang w:val="es-ES_tradnl" w:eastAsia="es-ES_tradnl"/>
          <w14:ligatures w14:val="none"/>
        </w:rPr>
        <w:t>Fono Móvil / WhatsApp</w:t>
      </w:r>
      <w:r>
        <w:rPr>
          <w:rFonts w:ascii="Times New Roman" w:eastAsia="Times New Roman" w:hAnsi="Times New Roman" w:cs="Times New Roman"/>
          <w:b/>
          <w:kern w:val="0"/>
          <w:sz w:val="16"/>
          <w:szCs w:val="16"/>
          <w:lang w:val="es-ES_tradnl" w:eastAsia="es-ES_tradnl"/>
          <w14:ligatures w14:val="none"/>
        </w:rPr>
        <w:tab/>
        <w:t xml:space="preserve">: +56 </w:t>
      </w:r>
      <w:r w:rsidR="00CE0C9F">
        <w:rPr>
          <w:rFonts w:ascii="Times New Roman" w:eastAsia="Times New Roman" w:hAnsi="Times New Roman" w:cs="Times New Roman"/>
          <w:b/>
          <w:kern w:val="0"/>
          <w:sz w:val="16"/>
          <w:szCs w:val="16"/>
          <w:lang w:val="es-ES_tradnl" w:eastAsia="es-ES_tradnl"/>
          <w14:ligatures w14:val="none"/>
        </w:rPr>
        <w:t xml:space="preserve"> </w:t>
      </w:r>
      <w:r w:rsidR="00CE0C9F">
        <w:rPr>
          <w:rFonts w:ascii="Times New Roman" w:eastAsia="Times New Roman" w:hAnsi="Times New Roman" w:cs="Times New Roman"/>
          <w:b/>
          <w:kern w:val="0"/>
          <w:sz w:val="16"/>
          <w:szCs w:val="16"/>
          <w:lang w:val="es-ES_tradnl" w:eastAsia="es-ES_tradnl"/>
          <w14:ligatures w14:val="none"/>
        </w:rPr>
        <w:fldChar w:fldCharType="begin"/>
      </w:r>
      <w:r w:rsidR="00CE0C9F">
        <w:rPr>
          <w:rFonts w:ascii="Times New Roman" w:eastAsia="Times New Roman" w:hAnsi="Times New Roman" w:cs="Times New Roman"/>
          <w:b/>
          <w:kern w:val="0"/>
          <w:sz w:val="16"/>
          <w:szCs w:val="16"/>
          <w:lang w:val="es-ES_tradnl" w:eastAsia="es-ES_tradnl"/>
          <w14:ligatures w14:val="none"/>
        </w:rPr>
        <w:instrText xml:space="preserve"> MERGEFIELD "CELULAR_8_DIGITOS" </w:instrText>
      </w:r>
      <w:r w:rsidR="00CE0C9F">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«CELULAR_8_DIGITOS»</w:t>
      </w:r>
      <w:r w:rsidR="00CE0C9F">
        <w:rPr>
          <w:rFonts w:ascii="Times New Roman" w:eastAsia="Times New Roman" w:hAnsi="Times New Roman" w:cs="Times New Roman"/>
          <w:b/>
          <w:kern w:val="0"/>
          <w:sz w:val="16"/>
          <w:szCs w:val="16"/>
          <w:lang w:val="es-ES_tradnl" w:eastAsia="es-ES_tradnl"/>
          <w14:ligatures w14:val="none"/>
        </w:rPr>
        <w:fldChar w:fldCharType="end"/>
      </w:r>
    </w:p>
    <w:p w14:paraId="4B75E6D0" w14:textId="7DB2A69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Se establece la obligación de dar </w:t>
      </w:r>
      <w:r w:rsidR="00C549A0">
        <w:rPr>
          <w:rFonts w:ascii="Times New Roman" w:eastAsia="Times New Roman" w:hAnsi="Times New Roman" w:cs="Times New Roman"/>
          <w:kern w:val="0"/>
          <w:sz w:val="16"/>
          <w:szCs w:val="16"/>
          <w:lang w:val="es-ES_tradnl" w:eastAsia="es-ES_tradnl"/>
          <w14:ligatures w14:val="none"/>
        </w:rPr>
        <w:t>inmediato</w:t>
      </w:r>
      <w:r w:rsidRPr="005D1F48">
        <w:rPr>
          <w:rFonts w:ascii="Times New Roman" w:eastAsia="Times New Roman" w:hAnsi="Times New Roman" w:cs="Times New Roman"/>
          <w:kern w:val="0"/>
          <w:sz w:val="16"/>
          <w:szCs w:val="16"/>
          <w:lang w:val="es-ES_tradnl" w:eastAsia="es-ES_tradnl"/>
          <w14:ligatures w14:val="none"/>
        </w:rPr>
        <w:t xml:space="preserve"> aviso ante cualquier modificación o cambio que ocurra con alguno ellos. </w:t>
      </w:r>
    </w:p>
    <w:p w14:paraId="25BA384E"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53A50A7E" w14:textId="7492259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QUINTO:</w:t>
      </w:r>
      <w:r w:rsidRPr="005D1F48">
        <w:rPr>
          <w:rFonts w:ascii="Times New Roman" w:eastAsia="Times New Roman" w:hAnsi="Times New Roman" w:cs="Times New Roman"/>
          <w:kern w:val="0"/>
          <w:sz w:val="16"/>
          <w:szCs w:val="16"/>
          <w:lang w:val="es-ES_tradnl" w:eastAsia="es-ES_tradnl"/>
          <w14:ligatures w14:val="none"/>
        </w:rPr>
        <w:t xml:space="preserve"> </w:t>
      </w:r>
    </w:p>
    <w:p w14:paraId="53B5DF6D" w14:textId="3F4AB95D"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presente contrato de servicios entrará en vigencia el</w:t>
      </w:r>
      <w:r w:rsidR="00B61AF9">
        <w:rPr>
          <w:rFonts w:ascii="Times New Roman" w:eastAsia="Times New Roman" w:hAnsi="Times New Roman" w:cs="Times New Roman"/>
          <w:kern w:val="0"/>
          <w:sz w:val="16"/>
          <w:szCs w:val="16"/>
          <w:lang w:val="es-ES_tradnl" w:eastAsia="es-ES_tradnl"/>
          <w14:ligatures w14:val="none"/>
        </w:rPr>
        <w:t xml:space="preserve"> </w:t>
      </w:r>
      <w:r w:rsidR="00B61AF9" w:rsidRPr="00B61AF9">
        <w:rPr>
          <w:rFonts w:ascii="Times New Roman" w:eastAsia="Times New Roman" w:hAnsi="Times New Roman" w:cs="Times New Roman"/>
          <w:b/>
          <w:bCs/>
          <w:kern w:val="0"/>
          <w:sz w:val="16"/>
          <w:szCs w:val="16"/>
          <w:lang w:val="es-ES_tradnl" w:eastAsia="es-ES_tradnl"/>
          <w14:ligatures w14:val="none"/>
        </w:rPr>
        <w:fldChar w:fldCharType="begin"/>
      </w:r>
      <w:r w:rsidR="00B61AF9" w:rsidRPr="00B61AF9">
        <w:rPr>
          <w:rFonts w:ascii="Times New Roman" w:eastAsia="Times New Roman" w:hAnsi="Times New Roman" w:cs="Times New Roman"/>
          <w:b/>
          <w:bCs/>
          <w:kern w:val="0"/>
          <w:sz w:val="16"/>
          <w:szCs w:val="16"/>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6"/>
          <w:szCs w:val="16"/>
          <w:lang w:val="es-ES_tradnl" w:eastAsia="es-ES_tradnl"/>
          <w14:ligatures w14:val="none"/>
        </w:rPr>
        <w:t>«FECHA_DE_INICIO»</w:t>
      </w:r>
      <w:r w:rsidR="00B61AF9" w:rsidRPr="00B61AF9">
        <w:rPr>
          <w:rFonts w:ascii="Times New Roman" w:eastAsia="Times New Roman" w:hAnsi="Times New Roman" w:cs="Times New Roman"/>
          <w:b/>
          <w:bCs/>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Su</w:t>
      </w:r>
      <w:r w:rsidRPr="005D1F48">
        <w:rPr>
          <w:rFonts w:ascii="Times New Roman" w:eastAsia="Times New Roman" w:hAnsi="Times New Roman" w:cs="Times New Roman"/>
          <w:kern w:val="0"/>
          <w:sz w:val="16"/>
          <w:szCs w:val="16"/>
          <w:lang w:val="es-ES_tradnl" w:eastAsia="es-ES_tradnl"/>
          <w14:ligatures w14:val="none"/>
        </w:rPr>
        <w:t xml:space="preserve"> duración </w:t>
      </w:r>
      <w:r w:rsidR="008657FA">
        <w:rPr>
          <w:rFonts w:ascii="Times New Roman" w:eastAsia="Times New Roman" w:hAnsi="Times New Roman" w:cs="Times New Roman"/>
          <w:kern w:val="0"/>
          <w:sz w:val="16"/>
          <w:szCs w:val="16"/>
          <w:lang w:val="es-ES_tradnl" w:eastAsia="es-ES_tradnl"/>
          <w14:ligatures w14:val="none"/>
        </w:rPr>
        <w:t>es la descrita en el punto 3 de este instrumento</w:t>
      </w:r>
      <w:r w:rsidRPr="005D1F48">
        <w:rPr>
          <w:rFonts w:ascii="Times New Roman" w:eastAsia="Times New Roman" w:hAnsi="Times New Roman" w:cs="Times New Roman"/>
          <w:kern w:val="0"/>
          <w:sz w:val="16"/>
          <w:szCs w:val="16"/>
          <w:lang w:val="es-ES_tradnl" w:eastAsia="es-ES_tradnl"/>
          <w14:ligatures w14:val="none"/>
        </w:rPr>
        <w:t>. Al término de dicho plazo</w:t>
      </w:r>
      <w:ins w:id="7" w:author="Usuario" w:date="2025-04-01T11:32:00Z">
        <w:r w:rsidR="009B0599">
          <w:rPr>
            <w:rFonts w:ascii="Times New Roman" w:eastAsia="Times New Roman" w:hAnsi="Times New Roman" w:cs="Times New Roman"/>
            <w:kern w:val="0"/>
            <w:sz w:val="16"/>
            <w:szCs w:val="16"/>
            <w:lang w:val="es-ES_tradnl" w:eastAsia="es-ES_tradnl"/>
            <w14:ligatures w14:val="none"/>
          </w:rPr>
          <w:t>,</w:t>
        </w:r>
      </w:ins>
      <w:r w:rsidRPr="005D1F48">
        <w:rPr>
          <w:rFonts w:ascii="Times New Roman" w:eastAsia="Times New Roman" w:hAnsi="Times New Roman" w:cs="Times New Roman"/>
          <w:kern w:val="0"/>
          <w:sz w:val="16"/>
          <w:szCs w:val="16"/>
          <w:lang w:val="es-ES_tradnl" w:eastAsia="es-ES_tradnl"/>
          <w14:ligatures w14:val="none"/>
        </w:rPr>
        <w:t xml:space="preserve"> se renovará automáticamente por igual período, pudi</w:t>
      </w:r>
      <w:r w:rsidR="000914FB">
        <w:rPr>
          <w:rFonts w:ascii="Times New Roman" w:eastAsia="Times New Roman" w:hAnsi="Times New Roman" w:cs="Times New Roman"/>
          <w:kern w:val="0"/>
          <w:sz w:val="16"/>
          <w:szCs w:val="16"/>
          <w:lang w:val="es-ES_tradnl" w:eastAsia="es-ES_tradnl"/>
          <w14:ligatures w14:val="none"/>
        </w:rPr>
        <w:t>endo</w:t>
      </w:r>
      <w:r w:rsidRPr="005D1F48">
        <w:rPr>
          <w:rFonts w:ascii="Times New Roman" w:eastAsia="Times New Roman" w:hAnsi="Times New Roman" w:cs="Times New Roman"/>
          <w:kern w:val="0"/>
          <w:sz w:val="16"/>
          <w:szCs w:val="16"/>
          <w:lang w:val="es-ES_tradnl" w:eastAsia="es-ES_tradnl"/>
          <w14:ligatures w14:val="none"/>
        </w:rPr>
        <w:t xml:space="preserve"> poner</w:t>
      </w:r>
      <w:r w:rsidR="000914FB">
        <w:rPr>
          <w:rFonts w:ascii="Times New Roman" w:eastAsia="Times New Roman" w:hAnsi="Times New Roman" w:cs="Times New Roman"/>
          <w:kern w:val="0"/>
          <w:sz w:val="16"/>
          <w:szCs w:val="16"/>
          <w:lang w:val="es-ES_tradnl" w:eastAsia="es-ES_tradnl"/>
          <w14:ligatures w14:val="none"/>
        </w:rPr>
        <w:t>le</w:t>
      </w:r>
      <w:r w:rsidRPr="005D1F48">
        <w:rPr>
          <w:rFonts w:ascii="Times New Roman" w:eastAsia="Times New Roman" w:hAnsi="Times New Roman" w:cs="Times New Roman"/>
          <w:kern w:val="0"/>
          <w:sz w:val="16"/>
          <w:szCs w:val="16"/>
          <w:lang w:val="es-ES_tradnl" w:eastAsia="es-ES_tradnl"/>
          <w14:ligatures w14:val="none"/>
        </w:rPr>
        <w:t xml:space="preserve"> término</w:t>
      </w:r>
      <w:r w:rsidR="00A50464">
        <w:rPr>
          <w:rFonts w:ascii="Times New Roman" w:eastAsia="Times New Roman" w:hAnsi="Times New Roman" w:cs="Times New Roman"/>
          <w:kern w:val="0"/>
          <w:sz w:val="16"/>
          <w:szCs w:val="16"/>
          <w:lang w:val="es-ES_tradnl" w:eastAsia="es-ES_tradnl"/>
          <w14:ligatures w14:val="none"/>
        </w:rPr>
        <w:t xml:space="preserve"> mediante notificación escrita </w:t>
      </w:r>
      <w:r w:rsidR="00DA69F0">
        <w:rPr>
          <w:rFonts w:ascii="Times New Roman" w:eastAsia="Times New Roman" w:hAnsi="Times New Roman" w:cs="Times New Roman"/>
          <w:kern w:val="0"/>
          <w:sz w:val="16"/>
          <w:szCs w:val="16"/>
          <w:lang w:val="es-ES_tradnl" w:eastAsia="es-ES_tradnl"/>
          <w14:ligatures w14:val="none"/>
        </w:rPr>
        <w:t xml:space="preserve">a través de carta </w:t>
      </w:r>
      <w:r w:rsidRPr="005D1F48">
        <w:rPr>
          <w:rFonts w:ascii="Times New Roman" w:eastAsia="Times New Roman" w:hAnsi="Times New Roman" w:cs="Times New Roman"/>
          <w:kern w:val="0"/>
          <w:sz w:val="16"/>
          <w:szCs w:val="16"/>
          <w:lang w:val="es-ES_tradnl" w:eastAsia="es-ES_tradnl"/>
          <w14:ligatures w14:val="none"/>
        </w:rPr>
        <w:t>certificad</w:t>
      </w:r>
      <w:r w:rsidR="00DA69F0">
        <w:rPr>
          <w:rFonts w:ascii="Times New Roman" w:eastAsia="Times New Roman" w:hAnsi="Times New Roman" w:cs="Times New Roman"/>
          <w:kern w:val="0"/>
          <w:sz w:val="16"/>
          <w:szCs w:val="16"/>
          <w:lang w:val="es-ES_tradnl" w:eastAsia="es-ES_tradnl"/>
          <w14:ligatures w14:val="none"/>
        </w:rPr>
        <w:t>a</w:t>
      </w:r>
      <w:r w:rsidR="00BF1014">
        <w:rPr>
          <w:rFonts w:ascii="Times New Roman" w:eastAsia="Times New Roman" w:hAnsi="Times New Roman" w:cs="Times New Roman"/>
          <w:kern w:val="0"/>
          <w:sz w:val="16"/>
          <w:szCs w:val="16"/>
          <w:lang w:val="es-ES_tradnl" w:eastAsia="es-ES_tradnl"/>
          <w14:ligatures w14:val="none"/>
        </w:rPr>
        <w:t>,</w:t>
      </w:r>
      <w:r w:rsidR="00DA69F0">
        <w:rPr>
          <w:rFonts w:ascii="Times New Roman" w:eastAsia="Times New Roman" w:hAnsi="Times New Roman" w:cs="Times New Roman"/>
          <w:kern w:val="0"/>
          <w:sz w:val="16"/>
          <w:szCs w:val="16"/>
          <w:lang w:val="es-ES_tradnl" w:eastAsia="es-ES_tradnl"/>
          <w14:ligatures w14:val="none"/>
        </w:rPr>
        <w:t xml:space="preserve"> la que deberá ser</w:t>
      </w:r>
      <w:r w:rsidR="00BF1014">
        <w:rPr>
          <w:rFonts w:ascii="Times New Roman" w:eastAsia="Times New Roman" w:hAnsi="Times New Roman" w:cs="Times New Roman"/>
          <w:kern w:val="0"/>
          <w:sz w:val="16"/>
          <w:szCs w:val="16"/>
          <w:lang w:val="es-ES_tradnl" w:eastAsia="es-ES_tradnl"/>
          <w14:ligatures w14:val="none"/>
        </w:rPr>
        <w:t xml:space="preserve"> enviada </w:t>
      </w:r>
      <w:r w:rsidRPr="005D1F48">
        <w:rPr>
          <w:rFonts w:ascii="Times New Roman" w:eastAsia="Times New Roman" w:hAnsi="Times New Roman" w:cs="Times New Roman"/>
          <w:kern w:val="0"/>
          <w:sz w:val="16"/>
          <w:szCs w:val="16"/>
          <w:lang w:val="es-ES_tradnl" w:eastAsia="es-ES_tradnl"/>
          <w14:ligatures w14:val="none"/>
        </w:rPr>
        <w:t>al domicilio individualizado de cada parte</w:t>
      </w:r>
      <w:del w:id="8"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con a lo menos 30 días de anticipación a la fecha efectiva de vencimiento</w:t>
      </w:r>
      <w:r w:rsidR="00DA69F0">
        <w:rPr>
          <w:rFonts w:ascii="Times New Roman" w:eastAsia="Times New Roman" w:hAnsi="Times New Roman" w:cs="Times New Roman"/>
          <w:kern w:val="0"/>
          <w:sz w:val="16"/>
          <w:szCs w:val="16"/>
          <w:lang w:val="es-ES_tradnl" w:eastAsia="es-ES_tradnl"/>
          <w14:ligatures w14:val="none"/>
        </w:rPr>
        <w:t>.</w:t>
      </w:r>
    </w:p>
    <w:p w14:paraId="47D2945A"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262AA44C" w14:textId="3E7C7649"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SEXTO:</w:t>
      </w:r>
      <w:r w:rsidRPr="005D1F48">
        <w:rPr>
          <w:rFonts w:ascii="Times New Roman" w:eastAsia="Times New Roman" w:hAnsi="Times New Roman" w:cs="Times New Roman"/>
          <w:kern w:val="0"/>
          <w:sz w:val="16"/>
          <w:szCs w:val="16"/>
          <w:lang w:val="es-ES_tradnl" w:eastAsia="es-ES_tradnl"/>
          <w14:ligatures w14:val="none"/>
        </w:rPr>
        <w:t xml:space="preserve"> </w:t>
      </w:r>
    </w:p>
    <w:p w14:paraId="1E52D446" w14:textId="5BE83A71"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EASY OFFICE</w:t>
      </w:r>
      <w:del w:id="9"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no se hace responsable de robos, hurtos, daños ni perjuicios de pertenencias o equipos personales, ni de las eventualidades que</w:t>
      </w:r>
      <w:r w:rsidR="00BF1014">
        <w:rPr>
          <w:rFonts w:ascii="Times New Roman" w:eastAsia="Times New Roman" w:hAnsi="Times New Roman" w:cs="Times New Roman"/>
          <w:kern w:val="0"/>
          <w:sz w:val="16"/>
          <w:szCs w:val="16"/>
          <w:lang w:val="es-ES_tradnl" w:eastAsia="es-ES_tradnl"/>
          <w14:ligatures w14:val="none"/>
        </w:rPr>
        <w:t xml:space="preserve"> </w:t>
      </w:r>
      <w:r w:rsidR="00BF1014" w:rsidRPr="005D1F48">
        <w:rPr>
          <w:rFonts w:ascii="Times New Roman" w:eastAsia="Times New Roman" w:hAnsi="Times New Roman" w:cs="Times New Roman"/>
          <w:kern w:val="0"/>
          <w:sz w:val="16"/>
          <w:szCs w:val="16"/>
          <w:lang w:val="es-ES_tradnl" w:eastAsia="es-ES_tradnl"/>
          <w14:ligatures w14:val="none"/>
        </w:rPr>
        <w:t>puedan producirse</w:t>
      </w:r>
      <w:r w:rsidR="00BF1014">
        <w:rPr>
          <w:rFonts w:ascii="Times New Roman" w:eastAsia="Times New Roman" w:hAnsi="Times New Roman" w:cs="Times New Roman"/>
          <w:kern w:val="0"/>
          <w:sz w:val="16"/>
          <w:szCs w:val="16"/>
          <w:lang w:val="es-ES_tradnl" w:eastAsia="es-ES_tradnl"/>
          <w14:ligatures w14:val="none"/>
        </w:rPr>
        <w:t xml:space="preserve"> con motivo </w:t>
      </w:r>
      <w:r w:rsidRPr="005D1F48">
        <w:rPr>
          <w:rFonts w:ascii="Times New Roman" w:eastAsia="Times New Roman" w:hAnsi="Times New Roman" w:cs="Times New Roman"/>
          <w:kern w:val="0"/>
          <w:sz w:val="16"/>
          <w:szCs w:val="16"/>
          <w:lang w:val="es-ES_tradnl" w:eastAsia="es-ES_tradnl"/>
          <w14:ligatures w14:val="none"/>
        </w:rPr>
        <w:t xml:space="preserve">de los negocios que EL CLIENTE genere dentro del recinto. EASY OFFICE no será responsable de ninguna pérdida sostenida que resulte del hecho de no brindar un servicio por razones de una descompostura mecánica, huelga, demora, terremoto, </w:t>
      </w:r>
      <w:r w:rsidR="00195F01">
        <w:rPr>
          <w:rFonts w:ascii="Times New Roman" w:eastAsia="Times New Roman" w:hAnsi="Times New Roman" w:cs="Times New Roman"/>
          <w:kern w:val="0"/>
          <w:sz w:val="16"/>
          <w:szCs w:val="16"/>
          <w:lang w:val="es-ES_tradnl" w:eastAsia="es-ES_tradnl"/>
          <w14:ligatures w14:val="none"/>
        </w:rPr>
        <w:t xml:space="preserve">inundación, </w:t>
      </w:r>
      <w:r w:rsidRPr="005D1F48">
        <w:rPr>
          <w:rFonts w:ascii="Times New Roman" w:eastAsia="Times New Roman" w:hAnsi="Times New Roman" w:cs="Times New Roman"/>
          <w:kern w:val="0"/>
          <w:sz w:val="16"/>
          <w:szCs w:val="16"/>
          <w:lang w:val="es-ES_tradnl" w:eastAsia="es-ES_tradnl"/>
          <w14:ligatures w14:val="none"/>
        </w:rPr>
        <w:t xml:space="preserve">tsunami, incumplimiento de cualquier miembro del equipo o proveedor en realizar sus obligaciones o por cualquier evento fortuito, sin que la enumeración sea limitativa si no meramente enunciativa. </w:t>
      </w:r>
    </w:p>
    <w:p w14:paraId="062E6F9C"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5598335A" w14:textId="6AA63AE6"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SÉPTIMO:</w:t>
      </w:r>
      <w:r w:rsidRPr="005D1F48">
        <w:rPr>
          <w:rFonts w:ascii="Times New Roman" w:eastAsia="Times New Roman" w:hAnsi="Times New Roman" w:cs="Times New Roman"/>
          <w:kern w:val="0"/>
          <w:sz w:val="16"/>
          <w:szCs w:val="16"/>
          <w:lang w:val="es-ES_tradnl" w:eastAsia="es-ES_tradnl"/>
          <w14:ligatures w14:val="none"/>
        </w:rPr>
        <w:t xml:space="preserve"> </w:t>
      </w:r>
    </w:p>
    <w:p w14:paraId="7824F5B8" w14:textId="12269737" w:rsidR="005D1F48" w:rsidRPr="00E33025" w:rsidRDefault="005D1F48" w:rsidP="00821A7F">
      <w:pPr>
        <w:adjustRightInd w:val="0"/>
        <w:spacing w:after="0" w:line="240" w:lineRule="auto"/>
        <w:ind w:right="181"/>
        <w:mirrorIndents/>
        <w:jc w:val="both"/>
        <w:rPr>
          <w:rFonts w:ascii="Times New Roman" w:eastAsia="Times New Roman" w:hAnsi="Times New Roman" w:cs="Times New Roman"/>
          <w:b/>
          <w:noProof/>
          <w:kern w:val="0"/>
          <w:sz w:val="16"/>
          <w:szCs w:val="16"/>
          <w:lang w:val="es-ES_tradnl" w:eastAsia="es-ES_tradnl"/>
          <w14:ligatures w14:val="none"/>
        </w:rPr>
        <w:sectPr w:rsidR="005D1F48" w:rsidRPr="00E33025" w:rsidSect="00156C2C">
          <w:type w:val="continuous"/>
          <w:pgSz w:w="11907" w:h="16840" w:code="9"/>
          <w:pgMar w:top="1134" w:right="1418" w:bottom="1134" w:left="1418" w:header="709" w:footer="709" w:gutter="0"/>
          <w:cols w:num="2" w:space="708" w:equalWidth="0">
            <w:col w:w="4181" w:space="708"/>
            <w:col w:w="4181"/>
          </w:cols>
          <w:vAlign w:val="center"/>
          <w:docGrid w:linePitch="360"/>
        </w:sectPr>
      </w:pPr>
      <w:r w:rsidRPr="005D1F48">
        <w:rPr>
          <w:rFonts w:ascii="Times New Roman" w:eastAsia="Times New Roman" w:hAnsi="Times New Roman" w:cs="Times New Roman"/>
          <w:kern w:val="0"/>
          <w:sz w:val="16"/>
          <w:szCs w:val="16"/>
          <w:lang w:val="es-ES_tradnl" w:eastAsia="es-ES_tradnl"/>
          <w14:ligatures w14:val="none"/>
        </w:rPr>
        <w:t xml:space="preserve">La personería de don «EO_REPRESENTANTE»</w:t>
      </w:r>
      <w:r w:rsidR="009B0599">
        <w:rPr>
          <w:rFonts w:ascii="Times New Roman" w:eastAsia="Times New Roman" w:hAnsi="Times New Roman" w:cs="Times New Roman"/>
          <w:kern w:val="0"/>
          <w:sz w:val="16"/>
          <w:szCs w:val="16"/>
          <w:lang w:val="es-ES_tradnl" w:eastAsia="es-ES_tradnl"/>
          <w14:ligatures w14:val="none"/>
        </w:rPr>
        <w:t xml:space="preserve"/>
      </w:r>
      <w:r w:rsidRPr="005D1F48">
        <w:rPr>
          <w:rFonts w:ascii="Times New Roman" w:eastAsia="Times New Roman" w:hAnsi="Times New Roman" w:cs="Times New Roman"/>
          <w:kern w:val="0"/>
          <w:sz w:val="16"/>
          <w:szCs w:val="16"/>
          <w:lang w:val="es-ES_tradnl" w:eastAsia="es-ES_tradnl"/>
          <w14:ligatures w14:val="none"/>
        </w:rPr>
        <w:t xml:space="preserve"> para representar </w:t>
      </w:r>
      <w:r w:rsidR="00912E25" w:rsidRPr="005D1F48">
        <w:rPr>
          <w:rFonts w:ascii="Times New Roman" w:eastAsia="Times New Roman" w:hAnsi="Times New Roman" w:cs="Times New Roman"/>
          <w:kern w:val="0"/>
          <w:sz w:val="16"/>
          <w:szCs w:val="16"/>
          <w:lang w:val="es-ES_tradnl" w:eastAsia="es-ES_tradnl"/>
          <w14:ligatures w14:val="none"/>
        </w:rPr>
        <w:t xml:space="preserve">a </w:t>
      </w:r>
      <w:r w:rsidR="00912E25" w:rsidRPr="00912E25">
        <w:rPr>
          <w:rFonts w:ascii="Times New Roman" w:eastAsia="Times New Roman" w:hAnsi="Times New Roman" w:cs="Times New Roman"/>
          <w:b/>
          <w:bCs/>
          <w:kern w:val="0"/>
          <w:sz w:val="16"/>
          <w:szCs w:val="16"/>
          <w:lang w:val="es-ES_tradnl" w:eastAsia="es-ES_tradnl"/>
          <w14:ligatures w14:val="none"/>
        </w:rPr>
        <w:t>EASY</w:t>
      </w:r>
      <w:r w:rsidRPr="005D1F48">
        <w:rPr>
          <w:rFonts w:ascii="Times New Roman" w:eastAsia="Times New Roman" w:hAnsi="Times New Roman" w:cs="Times New Roman"/>
          <w:b/>
          <w:kern w:val="0"/>
          <w:sz w:val="16"/>
          <w:szCs w:val="16"/>
          <w:lang w:val="es-ES_tradnl" w:eastAsia="es-ES_tradnl"/>
          <w14:ligatures w14:val="none"/>
        </w:rPr>
        <w:t xml:space="preserve"> OFFICE </w:t>
      </w:r>
      <w:proofErr w:type="spellStart"/>
      <w:r w:rsidRPr="005D1F48">
        <w:rPr>
          <w:rFonts w:ascii="Times New Roman" w:eastAsia="Times New Roman" w:hAnsi="Times New Roman" w:cs="Times New Roman"/>
          <w:b/>
          <w:kern w:val="0"/>
          <w:sz w:val="16"/>
          <w:szCs w:val="16"/>
          <w:lang w:val="es-ES_tradnl" w:eastAsia="es-ES_tradnl"/>
          <w14:ligatures w14:val="none"/>
        </w:rPr>
        <w:t>Sp</w:t>
      </w:r>
      <w:r w:rsidR="009B0599">
        <w:rPr>
          <w:rFonts w:ascii="Times New Roman" w:eastAsia="Times New Roman" w:hAnsi="Times New Roman" w:cs="Times New Roman"/>
          <w:b/>
          <w:kern w:val="0"/>
          <w:sz w:val="16"/>
          <w:szCs w:val="16"/>
          <w:lang w:val="es-ES_tradnl" w:eastAsia="es-ES_tradnl"/>
          <w14:ligatures w14:val="none"/>
        </w:rPr>
        <w:t>A</w:t>
      </w:r>
      <w:proofErr w:type="spellEnd"/>
      <w:r w:rsidRPr="005D1F48">
        <w:rPr>
          <w:rFonts w:ascii="Times New Roman" w:eastAsia="Times New Roman" w:hAnsi="Times New Roman" w:cs="Times New Roman"/>
          <w:kern w:val="0"/>
          <w:sz w:val="16"/>
          <w:szCs w:val="16"/>
          <w:lang w:val="es-ES_tradnl" w:eastAsia="es-ES_tradnl"/>
          <w14:ligatures w14:val="none"/>
        </w:rPr>
        <w:t xml:space="preserve">, consta en estatuto actualizado del Registro de Empresas y Sociedades, conforme a la Ley </w:t>
      </w:r>
      <w:r w:rsidR="00912E25" w:rsidRPr="005D1F48">
        <w:rPr>
          <w:rFonts w:ascii="Times New Roman" w:eastAsia="Times New Roman" w:hAnsi="Times New Roman" w:cs="Times New Roman"/>
          <w:kern w:val="0"/>
          <w:sz w:val="16"/>
          <w:szCs w:val="16"/>
          <w:lang w:val="es-ES_tradnl" w:eastAsia="es-ES_tradnl"/>
          <w14:ligatures w14:val="none"/>
        </w:rPr>
        <w:t>N</w:t>
      </w:r>
      <w:del w:id="10" w:author="Usuario" w:date="2025-04-01T11:33:00Z">
        <w:r w:rsidR="00912E25" w:rsidRPr="005D1F48" w:rsidDel="009B0599">
          <w:rPr>
            <w:rFonts w:ascii="Times New Roman" w:eastAsia="Times New Roman" w:hAnsi="Times New Roman" w:cs="Times New Roman"/>
            <w:kern w:val="0"/>
            <w:sz w:val="16"/>
            <w:szCs w:val="16"/>
            <w:lang w:val="es-ES_tradnl" w:eastAsia="es-ES_tradnl"/>
            <w14:ligatures w14:val="none"/>
          </w:rPr>
          <w:delText>.</w:delText>
        </w:r>
      </w:del>
      <w:r w:rsidR="00912E25" w:rsidRPr="005D1F48">
        <w:rPr>
          <w:rFonts w:ascii="Times New Roman" w:eastAsia="Times New Roman" w:hAnsi="Times New Roman" w:cs="Times New Roman"/>
          <w:kern w:val="0"/>
          <w:sz w:val="16"/>
          <w:szCs w:val="16"/>
          <w:lang w:val="es-ES_tradnl" w:eastAsia="es-ES_tradnl"/>
          <w14:ligatures w14:val="none"/>
        </w:rPr>
        <w:t>º</w:t>
      </w:r>
      <w:del w:id="11" w:author="Usuario" w:date="2025-04-01T11:33:00Z">
        <w:r w:rsidRPr="005D1F48" w:rsidDel="009B0599">
          <w:rPr>
            <w:rFonts w:ascii="Times New Roman" w:eastAsia="Times New Roman" w:hAnsi="Times New Roman" w:cs="Times New Roman"/>
            <w:kern w:val="0"/>
            <w:sz w:val="16"/>
            <w:szCs w:val="16"/>
            <w:lang w:val="es-ES_tradnl" w:eastAsia="es-ES_tradnl"/>
            <w14:ligatures w14:val="none"/>
          </w:rPr>
          <w:delText xml:space="preserve"> </w:delText>
        </w:r>
      </w:del>
      <w:r w:rsidRPr="005D1F48">
        <w:rPr>
          <w:rFonts w:ascii="Times New Roman" w:eastAsia="Times New Roman" w:hAnsi="Times New Roman" w:cs="Times New Roman"/>
          <w:kern w:val="0"/>
          <w:sz w:val="16"/>
          <w:szCs w:val="16"/>
          <w:lang w:val="es-ES_tradnl" w:eastAsia="es-ES_tradnl"/>
          <w14:ligatures w14:val="none"/>
        </w:rPr>
        <w:t>20.659.- del Ministerio de Economía</w:t>
      </w:r>
      <w:r w:rsidRPr="005D1F48">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Fomento y Turismo, ante/en </w:t>
      </w:r>
      <w:hyperlink r:id="rId11" w:history="1">
        <w:r w:rsidR="005F2BF4" w:rsidRPr="00A622DA">
          <w:rPr>
            <w:rStyle w:val="Hipervnculo"/>
            <w:rFonts w:ascii="Times New Roman" w:eastAsia="Times New Roman" w:hAnsi="Times New Roman" w:cs="Times New Roman"/>
            <w:b/>
            <w:bCs/>
            <w:color w:val="0070C0"/>
            <w:kern w:val="0"/>
            <w:sz w:val="16"/>
            <w:szCs w:val="16"/>
            <w:lang w:val="es-ES_tradnl" w:eastAsia="es-ES_tradnl"/>
            <w14:ligatures w14:val="none"/>
          </w:rPr>
          <w:t>www.tuempresaenundia.cl</w:t>
        </w:r>
      </w:hyperlink>
      <w:r w:rsidR="00912E2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con fecha 10 de </w:t>
      </w:r>
      <w:r w:rsidR="00912E25" w:rsidRPr="005D1F48">
        <w:rPr>
          <w:rFonts w:ascii="Times New Roman" w:eastAsia="Times New Roman" w:hAnsi="Times New Roman" w:cs="Times New Roman"/>
          <w:kern w:val="0"/>
          <w:sz w:val="16"/>
          <w:szCs w:val="16"/>
          <w:lang w:val="es-ES_tradnl" w:eastAsia="es-ES_tradnl"/>
          <w14:ligatures w14:val="none"/>
        </w:rPr>
        <w:t>agosto</w:t>
      </w:r>
      <w:r w:rsidRPr="005D1F48">
        <w:rPr>
          <w:rFonts w:ascii="Times New Roman" w:eastAsia="Times New Roman" w:hAnsi="Times New Roman" w:cs="Times New Roman"/>
          <w:kern w:val="0"/>
          <w:sz w:val="16"/>
          <w:szCs w:val="16"/>
          <w:lang w:val="es-ES_tradnl" w:eastAsia="es-ES_tradnl"/>
          <w14:ligatures w14:val="none"/>
        </w:rPr>
        <w:t xml:space="preserve"> de 2017. La Personería </w:t>
      </w:r>
      <w:r w:rsidRPr="00DF3632">
        <w:rPr>
          <w:rFonts w:ascii="Times New Roman" w:eastAsia="Times New Roman" w:hAnsi="Times New Roman" w:cs="Times New Roman"/>
          <w:kern w:val="0"/>
          <w:sz w:val="16"/>
          <w:szCs w:val="16"/>
          <w:lang w:val="es-ES_tradnl" w:eastAsia="es-ES_tradnl"/>
          <w14:ligatures w14:val="none"/>
        </w:rPr>
        <w:t xml:space="preserve">de Don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«REPRESENTANTE_LEGAL»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para representar 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RAZON_SOCIAL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«RAZON_SOCIAL»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constan en escritura pública/estatuto actualizado de fecha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FECHA_ESCRITURAESTATUTO_ACTUALIZADO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«FECHA_ESCRITURAESTATUTO_ACTUALIZADO»</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00A76EEA" w:rsidRPr="00DF3632">
        <w:rPr>
          <w:rFonts w:ascii="Times New Roman" w:eastAsia="Times New Roman" w:hAnsi="Times New Roman" w:cs="Times New Roman"/>
          <w:bCs/>
          <w:kern w:val="0"/>
          <w:sz w:val="16"/>
          <w:szCs w:val="16"/>
          <w:lang w:val="es-ES_tradnl" w:eastAsia="es-ES_tradnl"/>
          <w14:ligatures w14:val="none"/>
        </w:rPr>
        <w:t>en el/</w:t>
      </w:r>
      <w:r w:rsidRPr="00DF3632">
        <w:rPr>
          <w:rFonts w:ascii="Times New Roman" w:eastAsia="Times New Roman" w:hAnsi="Times New Roman" w:cs="Times New Roman"/>
          <w:kern w:val="0"/>
          <w:sz w:val="16"/>
          <w:szCs w:val="16"/>
          <w:lang w:val="es-ES_tradnl" w:eastAsia="es-ES_tradnl"/>
          <w14:ligatures w14:val="none"/>
        </w:rPr>
        <w:t>ante sitio</w:t>
      </w:r>
      <w:r w:rsidR="00A76EEA" w:rsidRPr="00DF3632">
        <w:rPr>
          <w:rFonts w:ascii="Times New Roman" w:eastAsia="Times New Roman" w:hAnsi="Times New Roman" w:cs="Times New Roman"/>
          <w:kern w:val="0"/>
          <w:sz w:val="16"/>
          <w:szCs w:val="16"/>
          <w:lang w:val="es-ES_tradnl" w:eastAsia="es-ES_tradnl"/>
          <w14:ligatures w14:val="none"/>
        </w:rPr>
        <w:t>/notaría</w:t>
      </w:r>
      <w:r w:rsidR="00D06239" w:rsidRPr="00DF3632">
        <w:rPr>
          <w:rFonts w:ascii="Times New Roman" w:eastAsia="Times New Roman" w:hAnsi="Times New Roman" w:cs="Times New Roman"/>
          <w:color w:val="0070C0"/>
          <w:kern w:val="0"/>
          <w:sz w:val="16"/>
          <w:szCs w:val="16"/>
          <w:lang w:val="es-ES_tradnl" w:eastAsia="es-ES_tradnl"/>
          <w14:ligatures w14:val="none"/>
        </w:rPr>
        <w:t xml:space="preserve"> </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begin"/>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instrText xml:space="preserve"> MERGEFIELD "SITIONOTARÍA" </w:instrTex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separate"/>
      </w:r>
      <w:r w:rsidR="00031A67" w:rsidRPr="00991024">
        <w:rPr>
          <w:rFonts w:ascii="Times New Roman" w:eastAsia="Times New Roman" w:hAnsi="Times New Roman" w:cs="Times New Roman"/>
          <w:b/>
          <w:bCs/>
          <w:noProof/>
          <w:color w:val="0070C0"/>
          <w:kern w:val="0"/>
          <w:sz w:val="16"/>
          <w:szCs w:val="16"/>
          <w:u w:val="single"/>
          <w:lang w:val="es-ES_tradnl" w:eastAsia="es-ES_tradnl"/>
          <w14:ligatures w14:val="none"/>
        </w:rPr>
        <w:t>«SITIONOTARÍA»</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end"/>
      </w:r>
      <w:r w:rsidR="005F2BF4" w:rsidRPr="00DF3632">
        <w:rPr>
          <w:rFonts w:ascii="Times New Roman" w:eastAsia="Times New Roman" w:hAnsi="Times New Roman" w:cs="Times New Roman"/>
          <w:b/>
          <w:bCs/>
          <w:color w:val="00B0F0"/>
          <w:kern w:val="0"/>
          <w:sz w:val="16"/>
          <w:szCs w:val="16"/>
          <w:u w:val="single"/>
          <w:lang w:val="es-ES_tradnl" w:eastAsia="es-ES_tradnl"/>
          <w14:ligatures w14:val="none"/>
        </w:rPr>
        <w:t xml:space="preserve"> </w:t>
      </w:r>
      <w:r w:rsidR="00FB4AF2" w:rsidRPr="00DF3632">
        <w:rPr>
          <w:rFonts w:ascii="Times New Roman" w:eastAsia="Times New Roman" w:hAnsi="Times New Roman" w:cs="Times New Roman"/>
          <w:b/>
          <w:bCs/>
          <w:kern w:val="0"/>
          <w:sz w:val="16"/>
          <w:szCs w:val="16"/>
          <w:lang w:val="es-ES_tradnl" w:eastAsia="es-ES_tradnl"/>
          <w14:ligatures w14:val="none"/>
        </w:rPr>
        <w:t>.</w:t>
      </w:r>
      <w:r w:rsidR="00FB4AF2">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 xml:space="preserve">El presente contrato es </w:t>
      </w:r>
      <w:r w:rsidR="00691E6A">
        <w:rPr>
          <w:rFonts w:ascii="Times New Roman" w:eastAsia="Times New Roman" w:hAnsi="Times New Roman" w:cs="Times New Roman"/>
          <w:kern w:val="0"/>
          <w:sz w:val="17"/>
          <w:szCs w:val="17"/>
          <w:lang w:val="es-ES_tradnl" w:eastAsia="es-ES_tradnl"/>
          <w14:ligatures w14:val="none"/>
        </w:rPr>
        <w:t>autentificado con</w:t>
      </w:r>
      <w:r w:rsidRPr="005D1F48">
        <w:rPr>
          <w:rFonts w:ascii="Times New Roman" w:eastAsia="Times New Roman" w:hAnsi="Times New Roman" w:cs="Times New Roman"/>
          <w:kern w:val="0"/>
          <w:sz w:val="17"/>
          <w:szCs w:val="17"/>
          <w:lang w:val="es-ES_tradnl" w:eastAsia="es-ES_tradnl"/>
          <w14:ligatures w14:val="none"/>
        </w:rPr>
        <w:t xml:space="preserve"> Firma Electrónica Avanzada, conforme a la ley N</w:t>
      </w:r>
      <w:r w:rsidR="009B0599">
        <w:rPr>
          <w:rFonts w:ascii="Times New Roman" w:eastAsia="Times New Roman" w:hAnsi="Times New Roman" w:cs="Times New Roman"/>
          <w:kern w:val="0"/>
          <w:sz w:val="17"/>
          <w:szCs w:val="17"/>
          <w:lang w:val="es-ES_tradnl" w:eastAsia="es-ES_tradnl"/>
          <w14:ligatures w14:val="none"/>
        </w:rPr>
        <w:t>°</w:t>
      </w:r>
      <w:r w:rsidRPr="005D1F48">
        <w:rPr>
          <w:rFonts w:ascii="Times New Roman" w:eastAsia="Times New Roman" w:hAnsi="Times New Roman" w:cs="Times New Roman"/>
          <w:kern w:val="0"/>
          <w:sz w:val="17"/>
          <w:szCs w:val="17"/>
          <w:lang w:val="es-ES_tradnl" w:eastAsia="es-ES_tradnl"/>
          <w14:ligatures w14:val="none"/>
        </w:rPr>
        <w:t>19.799 sobre documentos</w:t>
      </w:r>
      <w:r w:rsidR="00691E6A">
        <w:rPr>
          <w:rFonts w:ascii="Times New Roman" w:eastAsia="Times New Roman" w:hAnsi="Times New Roman" w:cs="Times New Roman"/>
          <w:kern w:val="0"/>
          <w:sz w:val="17"/>
          <w:szCs w:val="17"/>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firma</w:t>
      </w:r>
      <w:r w:rsidR="00A76EEA">
        <w:rPr>
          <w:rFonts w:ascii="Times New Roman" w:eastAsia="Times New Roman" w:hAnsi="Times New Roman" w:cs="Times New Roman"/>
          <w:kern w:val="0"/>
          <w:sz w:val="17"/>
          <w:szCs w:val="17"/>
          <w:lang w:val="es-ES_tradnl" w:eastAsia="es-ES_tradnl"/>
          <w14:ligatures w14:val="none"/>
        </w:rPr>
        <w:t>s</w:t>
      </w:r>
      <w:r w:rsidRPr="005D1F48">
        <w:rPr>
          <w:rFonts w:ascii="Times New Roman" w:eastAsia="Times New Roman" w:hAnsi="Times New Roman" w:cs="Times New Roman"/>
          <w:kern w:val="0"/>
          <w:sz w:val="17"/>
          <w:szCs w:val="17"/>
          <w:lang w:val="es-ES_tradnl" w:eastAsia="es-ES_tradnl"/>
          <w14:ligatures w14:val="none"/>
        </w:rPr>
        <w:t xml:space="preserve"> electrónica</w:t>
      </w:r>
      <w:r w:rsidR="00A76EEA">
        <w:rPr>
          <w:rFonts w:ascii="Times New Roman" w:eastAsia="Times New Roman" w:hAnsi="Times New Roman" w:cs="Times New Roman"/>
          <w:kern w:val="0"/>
          <w:sz w:val="17"/>
          <w:szCs w:val="17"/>
          <w:lang w:val="es-ES_tradnl" w:eastAsia="es-ES_tradnl"/>
          <w14:ligatures w14:val="none"/>
        </w:rPr>
        <w:t>s y empresas certificadoras de firmas electrónicas</w:t>
      </w:r>
      <w:bookmarkEnd w:id="0"/>
      <w:bookmarkEnd w:id="1"/>
    </w:p>
    <w:p w14:paraId="455EC185" w14:textId="77777777" w:rsidR="005D1F48" w:rsidRPr="005D1F48" w:rsidRDefault="005D1F48" w:rsidP="00BF71B2">
      <w:pPr>
        <w:shd w:val="clear" w:color="auto" w:fill="FFFFFF"/>
        <w:spacing w:after="0" w:line="245" w:lineRule="exact"/>
        <w:jc w:val="center"/>
        <w:rPr>
          <w:rFonts w:ascii="Times New Roman" w:eastAsia="Times New Roman" w:hAnsi="Times New Roman" w:cs="Times New Roman"/>
          <w:b/>
          <w:bCs/>
          <w:spacing w:val="5"/>
          <w:kern w:val="0"/>
          <w:u w:val="single"/>
          <w:lang w:val="es-ES" w:eastAsia="es-ES_tradnl"/>
          <w14:ligatures w14:val="none"/>
        </w:rPr>
      </w:pPr>
      <w:bookmarkStart w:id="12" w:name="_Hlk173178727"/>
      <w:bookmarkEnd w:id="2"/>
      <w:r w:rsidRPr="005D1F48">
        <w:rPr>
          <w:rFonts w:ascii="Times New Roman" w:eastAsia="Times New Roman" w:hAnsi="Times New Roman" w:cs="Times New Roman"/>
          <w:b/>
          <w:bCs/>
          <w:spacing w:val="5"/>
          <w:kern w:val="0"/>
          <w:u w:val="single"/>
          <w:lang w:val="es-ES" w:eastAsia="es-ES_tradnl"/>
          <w14:ligatures w14:val="none"/>
        </w:rPr>
        <w:lastRenderedPageBreak/>
        <w:t>ANEXO 1</w:t>
      </w:r>
    </w:p>
    <w:p w14:paraId="5F32E3E1"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lang w:val="es-ES" w:eastAsia="es-ES_tradnl"/>
          <w14:ligatures w14:val="none"/>
        </w:rPr>
      </w:pPr>
    </w:p>
    <w:p w14:paraId="1623F924"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sz w:val="20"/>
          <w:szCs w:val="20"/>
          <w:lang w:val="es-ES" w:eastAsia="es-ES_tradnl"/>
          <w14:ligatures w14:val="none"/>
        </w:rPr>
      </w:pPr>
    </w:p>
    <w:p w14:paraId="7D19A1EE" w14:textId="7DA4A341"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1"/>
          <w:kern w:val="0"/>
          <w:sz w:val="20"/>
          <w:szCs w:val="20"/>
          <w:lang w:val="es-ES_tradnl" w:eastAsia="es-ES_tradnl"/>
          <w14:ligatures w14:val="none"/>
        </w:rPr>
      </w:pPr>
      <w:r w:rsidRPr="005D1F48">
        <w:rPr>
          <w:rFonts w:ascii="Times New Roman" w:eastAsia="Times New Roman" w:hAnsi="Times New Roman" w:cs="Times New Roman"/>
          <w:b/>
          <w:bCs/>
          <w:spacing w:val="1"/>
          <w:kern w:val="0"/>
          <w:lang w:val="es-ES_tradnl" w:eastAsia="es-ES_tradnl"/>
          <w14:ligatures w14:val="none"/>
        </w:rPr>
        <w:t>SERVICIO(S) ASOCIADO(S) AL CONTRATO DE SERVICIOS Nro.</w:t>
      </w:r>
      <w:r w:rsidRPr="005D1F48">
        <w:rPr>
          <w:rFonts w:ascii="Times New Roman" w:eastAsia="Times New Roman" w:hAnsi="Times New Roman" w:cs="Times New Roman"/>
          <w:b/>
          <w:bCs/>
          <w:spacing w:val="1"/>
          <w:kern w:val="0"/>
          <w:sz w:val="20"/>
          <w:szCs w:val="20"/>
          <w:lang w:val="es-ES_tradnl" w:eastAsia="es-ES_tradnl"/>
          <w14:ligatures w14:val="none"/>
        </w:rPr>
        <w:t xml:space="preserve">: </w:t>
      </w:r>
      <w:r w:rsidRPr="005D1F48">
        <w:rPr>
          <w:rFonts w:ascii="Times New Roman" w:eastAsia="Times New Roman" w:hAnsi="Times New Roman" w:cs="Times New Roman"/>
          <w:b/>
          <w:bCs/>
          <w:spacing w:val="1"/>
          <w:kern w:val="0"/>
          <w:lang w:val="es-ES_tradnl" w:eastAsia="es-ES_tradnl"/>
          <w14:ligatures w14:val="none"/>
        </w:rPr>
        <w:fldChar w:fldCharType="begin"/>
      </w:r>
      <w:r w:rsidRPr="005D1F48">
        <w:rPr>
          <w:rFonts w:ascii="Times New Roman" w:eastAsia="Times New Roman" w:hAnsi="Times New Roman" w:cs="Times New Roman"/>
          <w:b/>
          <w:bCs/>
          <w:spacing w:val="1"/>
          <w:kern w:val="0"/>
          <w:lang w:val="es-ES_tradnl" w:eastAsia="es-ES_tradnl"/>
          <w14:ligatures w14:val="none"/>
        </w:rPr>
        <w:instrText xml:space="preserve"> MERGEFIELD FOLIO </w:instrText>
      </w:r>
      <w:r w:rsidRPr="005D1F48">
        <w:rPr>
          <w:rFonts w:ascii="Times New Roman" w:eastAsia="Times New Roman" w:hAnsi="Times New Roman" w:cs="Times New Roman"/>
          <w:b/>
          <w:bCs/>
          <w:spacing w:val="1"/>
          <w:kern w:val="0"/>
          <w:lang w:val="es-ES_tradnl" w:eastAsia="es-ES_tradnl"/>
          <w14:ligatures w14:val="none"/>
        </w:rPr>
        <w:fldChar w:fldCharType="separate"/>
      </w:r>
      <w:r w:rsidR="00031A67" w:rsidRPr="00991024">
        <w:rPr>
          <w:rFonts w:ascii="Times New Roman" w:eastAsia="Times New Roman" w:hAnsi="Times New Roman" w:cs="Times New Roman"/>
          <w:b/>
          <w:bCs/>
          <w:noProof/>
          <w:spacing w:val="1"/>
          <w:kern w:val="0"/>
          <w:lang w:val="es-ES_tradnl" w:eastAsia="es-ES_tradnl"/>
          <w14:ligatures w14:val="none"/>
        </w:rPr>
        <w:t>«FOLIO»</w:t>
      </w:r>
      <w:r w:rsidRPr="005D1F48">
        <w:rPr>
          <w:rFonts w:ascii="Times New Roman" w:eastAsia="Times New Roman" w:hAnsi="Times New Roman" w:cs="Times New Roman"/>
          <w:b/>
          <w:bCs/>
          <w:spacing w:val="1"/>
          <w:kern w:val="0"/>
          <w:lang w:val="es-ES_tradnl" w:eastAsia="es-ES_tradnl"/>
          <w14:ligatures w14:val="none"/>
        </w:rPr>
        <w:fldChar w:fldCharType="end"/>
      </w:r>
    </w:p>
    <w:p w14:paraId="7A2909C6" w14:textId="77777777" w:rsidR="005D1F48" w:rsidRPr="00900033" w:rsidRDefault="005D1F48" w:rsidP="005D1F48">
      <w:pPr>
        <w:shd w:val="clear" w:color="auto" w:fill="FFFFFF"/>
        <w:spacing w:after="0" w:line="245" w:lineRule="exact"/>
        <w:ind w:left="1440" w:right="1152"/>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p>
    <w:tbl>
      <w:tblPr>
        <w:tblStyle w:val="Tablaconcuadrcula"/>
        <w:tblW w:w="0" w:type="auto"/>
        <w:tblLook w:val="04A0" w:firstRow="1" w:lastRow="0" w:firstColumn="1" w:lastColumn="0" w:noHBand="0" w:noVBand="1"/>
      </w:tblPr>
      <w:tblGrid>
        <w:gridCol w:w="2689"/>
        <w:gridCol w:w="6236"/>
      </w:tblGrid>
      <w:tr w:rsidR="00305829" w:rsidRPr="00900033" w14:paraId="6943C49A" w14:textId="77777777" w:rsidTr="00305829">
        <w:trPr>
          <w:trHeight w:val="256"/>
        </w:trPr>
        <w:tc>
          <w:tcPr>
            <w:tcW w:w="2689" w:type="dxa"/>
          </w:tcPr>
          <w:p w14:paraId="3CE79B14" w14:textId="40223552"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sidRPr="00900033">
              <w:rPr>
                <w:rFonts w:ascii="Times New Roman" w:eastAsia="Times New Roman" w:hAnsi="Times New Roman" w:cs="Times New Roman"/>
                <w:b/>
                <w:bCs/>
                <w:spacing w:val="1"/>
                <w:kern w:val="0"/>
                <w:sz w:val="20"/>
                <w:szCs w:val="20"/>
                <w:shd w:val="pct15" w:color="auto" w:fill="FFFFFF"/>
                <w:lang w:val="es-ES_tradnl" w:eastAsia="es-ES_tradnl"/>
                <w14:ligatures w14:val="none"/>
              </w:rPr>
              <w:t>SERVICIO</w:t>
            </w:r>
          </w:p>
        </w:tc>
        <w:tc>
          <w:tcPr>
            <w:tcW w:w="6236" w:type="dxa"/>
          </w:tcPr>
          <w:p w14:paraId="1C351D51" w14:textId="739C1FA6"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Pr>
                <w:rFonts w:ascii="Times New Roman" w:eastAsia="Times New Roman" w:hAnsi="Times New Roman" w:cs="Times New Roman"/>
                <w:b/>
                <w:bCs/>
                <w:spacing w:val="1"/>
                <w:kern w:val="0"/>
                <w:sz w:val="20"/>
                <w:szCs w:val="20"/>
                <w:shd w:val="pct15" w:color="auto" w:fill="FFFFFF"/>
                <w:lang w:val="es-ES_tradnl" w:eastAsia="es-ES_tradnl"/>
                <w14:ligatures w14:val="none"/>
              </w:rPr>
              <w:t xml:space="preserve">CONTENIDO </w:t>
            </w:r>
          </w:p>
        </w:tc>
      </w:tr>
      <w:tr w:rsidR="00305829" w14:paraId="73A84E06" w14:textId="77777777" w:rsidTr="00554C78">
        <w:trPr>
          <w:trHeight w:val="712"/>
        </w:trPr>
        <w:tc>
          <w:tcPr>
            <w:tcW w:w="2689" w:type="dxa"/>
          </w:tcPr>
          <w:p w14:paraId="67DA4779" w14:textId="6E137CD5"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«SERVICIO_1»</w:t>
            </w:r>
            <w:r>
              <w:rPr>
                <w:rFonts w:ascii="Times New Roman" w:eastAsia="Times New Roman" w:hAnsi="Times New Roman" w:cs="Times New Roman"/>
                <w:i/>
                <w:iCs/>
                <w:spacing w:val="1"/>
                <w:kern w:val="0"/>
                <w:sz w:val="16"/>
                <w:szCs w:val="16"/>
                <w:lang w:val="es-ES_tradnl" w:eastAsia="es-ES_tradnl"/>
                <w14:ligatures w14:val="none"/>
              </w:rPr>
              <w:fldChar w:fldCharType="end"/>
            </w:r>
            <w:r w:rsidRPr="00900033">
              <w:rPr>
                <w:rFonts w:ascii="Times New Roman" w:eastAsia="Times New Roman" w:hAnsi="Times New Roman" w:cs="Times New Roman"/>
                <w:i/>
                <w:iCs/>
                <w:spacing w:val="1"/>
                <w:kern w:val="0"/>
                <w:sz w:val="16"/>
                <w:szCs w:val="16"/>
                <w:lang w:val="es-ES_tradnl" w:eastAsia="es-ES_tradnl"/>
                <w14:ligatures w14:val="none"/>
              </w:rPr>
              <w:t xml:space="preserve"> </w:t>
            </w:r>
          </w:p>
        </w:tc>
        <w:tc>
          <w:tcPr>
            <w:tcW w:w="6236" w:type="dxa"/>
          </w:tcPr>
          <w:p w14:paraId="3BF4CCA4" w14:textId="3925B320" w:rsidR="00305829" w:rsidRPr="00900033" w:rsidRDefault="00305829" w:rsidP="000D7C9D">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«DESCRIPCIÓN_Ss_1»</w:t>
            </w:r>
            <w:r>
              <w:rPr>
                <w:rFonts w:ascii="Times New Roman" w:eastAsia="Times New Roman" w:hAnsi="Times New Roman" w:cs="Times New Roman"/>
                <w:i/>
                <w:iCs/>
                <w:spacing w:val="1"/>
                <w:kern w:val="0"/>
                <w:sz w:val="16"/>
                <w:szCs w:val="16"/>
                <w:lang w:val="es-ES_tradnl" w:eastAsia="es-ES_tradnl"/>
                <w14:ligatures w14:val="none"/>
              </w:rPr>
              <w:fldChar w:fldCharType="end"/>
            </w:r>
            <w:r w:rsidR="00B27832">
              <w:rPr>
                <w:rFonts w:ascii="Times New Roman" w:eastAsia="Times New Roman" w:hAnsi="Times New Roman" w:cs="Times New Roman"/>
                <w:i/>
                <w:iCs/>
                <w:spacing w:val="1"/>
                <w:kern w:val="0"/>
                <w:sz w:val="16"/>
                <w:szCs w:val="16"/>
                <w:lang w:val="es-ES_tradnl" w:eastAsia="es-ES_tradnl"/>
                <w14:ligatures w14:val="none"/>
              </w:rPr>
              <w:t>.</w:t>
            </w:r>
          </w:p>
        </w:tc>
      </w:tr>
      <w:tr w:rsidR="00305829" w14:paraId="1B8196FD" w14:textId="77777777" w:rsidTr="00554C78">
        <w:trPr>
          <w:trHeight w:val="735"/>
        </w:trPr>
        <w:tc>
          <w:tcPr>
            <w:tcW w:w="2689" w:type="dxa"/>
          </w:tcPr>
          <w:p w14:paraId="1AC63292" w14:textId="34EC2815"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«SERVICIO_2»</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408EBE37" w14:textId="28FC3FB1"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"DESCRIPCIÓN_Ss_2" </w:instrText>
            </w:r>
            <w:r w:rsidR="00914599">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«DESCRIPCIÓN_Ss_2»</w:t>
            </w:r>
            <w:r>
              <w:rPr>
                <w:rFonts w:ascii="Times New Roman" w:eastAsia="Times New Roman" w:hAnsi="Times New Roman" w:cs="Times New Roman"/>
                <w:i/>
                <w:iCs/>
                <w:spacing w:val="1"/>
                <w:kern w:val="0"/>
                <w:sz w:val="16"/>
                <w:szCs w:val="16"/>
                <w:lang w:val="es-ES_tradnl" w:eastAsia="es-ES_tradnl"/>
                <w14:ligatures w14:val="none"/>
              </w:rPr>
              <w:fldChar w:fldCharType="end"/>
            </w:r>
            <w:r>
              <w:rPr>
                <w:rFonts w:ascii="Times New Roman" w:eastAsia="Times New Roman" w:hAnsi="Times New Roman" w:cs="Times New Roman"/>
                <w:i/>
                <w:iCs/>
                <w:spacing w:val="1"/>
                <w:kern w:val="0"/>
                <w:sz w:val="16"/>
                <w:szCs w:val="16"/>
                <w:lang w:val="es-ES_tradnl" w:eastAsia="es-ES_tradnl"/>
                <w14:ligatures w14:val="none"/>
              </w:rPr>
              <w:t xml:space="preserve"> </w:t>
            </w:r>
          </w:p>
        </w:tc>
      </w:tr>
      <w:tr w:rsidR="00305829" w14:paraId="74C3BA46" w14:textId="77777777" w:rsidTr="00554C78">
        <w:trPr>
          <w:trHeight w:val="675"/>
        </w:trPr>
        <w:tc>
          <w:tcPr>
            <w:tcW w:w="2689" w:type="dxa"/>
          </w:tcPr>
          <w:p w14:paraId="679602BA" w14:textId="07B8A9C9"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"SERVICIO_3" </w:instrTex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00F390C9" w14:textId="5378D3D4"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"DESCRIPCIÓN_Ss_3" </w:instrTex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bl>
    <w:p w14:paraId="5F9BE4F8" w14:textId="77777777" w:rsidR="00900033" w:rsidRPr="005D1F48" w:rsidRDefault="00900033" w:rsidP="005D1F48">
      <w:pPr>
        <w:shd w:val="clear" w:color="auto" w:fill="FFFFFF"/>
        <w:spacing w:after="0" w:line="245" w:lineRule="exact"/>
        <w:ind w:right="50"/>
        <w:jc w:val="center"/>
        <w:rPr>
          <w:rFonts w:ascii="Times New Roman" w:eastAsia="Times New Roman" w:hAnsi="Times New Roman" w:cs="Times New Roman"/>
          <w:b/>
          <w:bCs/>
          <w:spacing w:val="1"/>
          <w:kern w:val="0"/>
          <w:sz w:val="20"/>
          <w:szCs w:val="20"/>
          <w:lang w:val="es-ES_tradnl" w:eastAsia="es-ES_tradnl"/>
          <w14:ligatures w14:val="none"/>
        </w:rPr>
      </w:pPr>
    </w:p>
    <w:p w14:paraId="7D4610B7"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r w:rsidRPr="005D1F48">
        <w:rPr>
          <w:rFonts w:ascii="Times New Roman" w:eastAsia="Times New Roman" w:hAnsi="Times New Roman" w:cs="Times New Roman"/>
          <w:b/>
          <w:bCs/>
          <w:spacing w:val="2"/>
          <w:kern w:val="0"/>
          <w:lang w:val="es-ES_tradnl" w:eastAsia="es-ES_tradnl"/>
          <w14:ligatures w14:val="none"/>
        </w:rPr>
        <w:t>SERVICIOS DE CARGO COMPLEMENTARIO:</w:t>
      </w:r>
    </w:p>
    <w:p w14:paraId="03FC4754"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p>
    <w:tbl>
      <w:tblPr>
        <w:tblpPr w:leftFromText="141" w:rightFromText="141" w:vertAnchor="text" w:horzAnchor="margin" w:tblpXSpec="center" w:tblpY="4"/>
        <w:tblW w:w="9103" w:type="dxa"/>
        <w:tblCellMar>
          <w:left w:w="40" w:type="dxa"/>
          <w:right w:w="40" w:type="dxa"/>
        </w:tblCellMar>
        <w:tblLook w:val="04A0" w:firstRow="1" w:lastRow="0" w:firstColumn="1" w:lastColumn="0" w:noHBand="0" w:noVBand="1"/>
      </w:tblPr>
      <w:tblGrid>
        <w:gridCol w:w="7069"/>
        <w:gridCol w:w="2034"/>
      </w:tblGrid>
      <w:tr w:rsidR="005D1F48" w:rsidRPr="005D1F48" w14:paraId="6390178B" w14:textId="77777777" w:rsidTr="00E12838">
        <w:trPr>
          <w:trHeight w:hRule="exact" w:val="327"/>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4904F6" w14:textId="18B6985C"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r w:rsidRPr="005D1F48">
              <w:rPr>
                <w:rFonts w:ascii="Times New Roman" w:eastAsia="Times New Roman" w:hAnsi="Times New Roman" w:cs="Times New Roman"/>
                <w:b/>
                <w:spacing w:val="-4"/>
                <w:kern w:val="0"/>
                <w:sz w:val="20"/>
                <w:szCs w:val="20"/>
                <w:lang w:val="es-ES_tradnl" w:eastAsia="es-ES_tradnl"/>
                <w14:ligatures w14:val="none"/>
              </w:rPr>
              <w:t>SERVICIO</w:t>
            </w:r>
            <w:r w:rsidR="007059C0">
              <w:rPr>
                <w:rFonts w:ascii="Times New Roman" w:eastAsia="Times New Roman" w:hAnsi="Times New Roman" w:cs="Times New Roman"/>
                <w:b/>
                <w:spacing w:val="-4"/>
                <w:kern w:val="0"/>
                <w:sz w:val="20"/>
                <w:szCs w:val="20"/>
                <w:lang w:val="es-ES_tradnl" w:eastAsia="es-ES_tradnl"/>
                <w14:ligatures w14:val="none"/>
              </w:rPr>
              <w:t>S</w:t>
            </w:r>
            <w:r w:rsidRPr="005D1F48">
              <w:rPr>
                <w:rFonts w:ascii="Times New Roman" w:eastAsia="Times New Roman" w:hAnsi="Times New Roman" w:cs="Times New Roman"/>
                <w:b/>
                <w:spacing w:val="-4"/>
                <w:kern w:val="0"/>
                <w:sz w:val="20"/>
                <w:szCs w:val="20"/>
                <w:lang w:val="es-ES_tradnl" w:eastAsia="es-ES_tradnl"/>
                <w14:ligatures w14:val="none"/>
              </w:rPr>
              <w:t xml:space="preserve"> ADICIONAL</w:t>
            </w:r>
            <w:r w:rsidR="007059C0">
              <w:rPr>
                <w:rFonts w:ascii="Times New Roman" w:eastAsia="Times New Roman" w:hAnsi="Times New Roman" w:cs="Times New Roman"/>
                <w:b/>
                <w:spacing w:val="-4"/>
                <w:kern w:val="0"/>
                <w:sz w:val="20"/>
                <w:szCs w:val="20"/>
                <w:lang w:val="es-ES_tradnl" w:eastAsia="es-ES_tradnl"/>
                <w14:ligatures w14:val="none"/>
              </w:rPr>
              <w:t>ES</w:t>
            </w:r>
            <w:r w:rsidRPr="005D1F48">
              <w:rPr>
                <w:rFonts w:ascii="Times New Roman" w:eastAsia="Times New Roman" w:hAnsi="Times New Roman" w:cs="Times New Roman"/>
                <w:b/>
                <w:spacing w:val="-4"/>
                <w:kern w:val="0"/>
                <w:sz w:val="20"/>
                <w:szCs w:val="20"/>
                <w:lang w:val="es-ES_tradnl" w:eastAsia="es-ES_tradnl"/>
                <w14:ligatures w14:val="none"/>
              </w:rPr>
              <w:t xml:space="preserve"> COMPLEMENTARIO</w:t>
            </w:r>
            <w:r w:rsidR="007059C0">
              <w:rPr>
                <w:rFonts w:ascii="Times New Roman" w:eastAsia="Times New Roman" w:hAnsi="Times New Roman" w:cs="Times New Roman"/>
                <w:b/>
                <w:spacing w:val="-4"/>
                <w:kern w:val="0"/>
                <w:sz w:val="20"/>
                <w:szCs w:val="20"/>
                <w:lang w:val="es-ES_tradnl" w:eastAsia="es-ES_tradnl"/>
                <w14:ligatures w14:val="none"/>
              </w:rPr>
              <w:t>S</w:t>
            </w:r>
          </w:p>
        </w:tc>
        <w:tc>
          <w:tcPr>
            <w:tcW w:w="2034" w:type="dxa"/>
            <w:tcBorders>
              <w:top w:val="single" w:sz="6" w:space="0" w:color="auto"/>
              <w:left w:val="single" w:sz="6" w:space="0" w:color="auto"/>
              <w:bottom w:val="single" w:sz="6" w:space="0" w:color="auto"/>
              <w:right w:val="single" w:sz="6" w:space="0" w:color="auto"/>
            </w:tcBorders>
            <w:shd w:val="clear" w:color="auto" w:fill="FFFFFF"/>
            <w:vAlign w:val="center"/>
          </w:tcPr>
          <w:p w14:paraId="0C5001A0"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lang w:val="es-ES_tradnl" w:eastAsia="es-ES_tradnl"/>
                <w14:ligatures w14:val="none"/>
              </w:rPr>
            </w:pPr>
            <w:r w:rsidRPr="005D1F48">
              <w:rPr>
                <w:rFonts w:ascii="Times New Roman" w:eastAsia="Times New Roman" w:hAnsi="Times New Roman" w:cs="Times New Roman"/>
                <w:b/>
                <w:kern w:val="0"/>
                <w:lang w:val="es-ES_tradnl" w:eastAsia="es-ES_tradnl"/>
                <w14:ligatures w14:val="none"/>
              </w:rPr>
              <w:t>Precio Unitario</w:t>
            </w:r>
          </w:p>
          <w:p w14:paraId="745B09B3"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p>
        </w:tc>
      </w:tr>
      <w:tr w:rsidR="005D1F48" w:rsidRPr="005D1F48" w14:paraId="087828F5" w14:textId="77777777" w:rsidTr="0064474A">
        <w:trPr>
          <w:trHeight w:hRule="exact" w:val="542"/>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A247BD" w14:textId="61C39A58" w:rsidR="005D1F48" w:rsidRPr="005D1F48" w:rsidRDefault="005D1F48" w:rsidP="00E1283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554C78">
              <w:rPr>
                <w:rFonts w:ascii="Times New Roman" w:eastAsia="Times New Roman" w:hAnsi="Times New Roman" w:cs="Times New Roman"/>
                <w:b/>
                <w:bCs/>
                <w:spacing w:val="-1"/>
                <w:kern w:val="0"/>
                <w:sz w:val="20"/>
                <w:szCs w:val="20"/>
                <w:lang w:val="es-ES_tradnl" w:eastAsia="es-ES_tradnl"/>
                <w14:ligatures w14:val="none"/>
              </w:rPr>
              <w:t>FIRMA ELECTRÓNICA AVANZADA</w:t>
            </w:r>
            <w:r w:rsidR="007D292F"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15D0E"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 Autentificado con Clave Única y </w:t>
            </w:r>
            <w:r w:rsidR="00554C78">
              <w:rPr>
                <w:rFonts w:ascii="Times New Roman" w:eastAsia="Times New Roman" w:hAnsi="Times New Roman" w:cs="Times New Roman"/>
                <w:i/>
                <w:iCs/>
                <w:spacing w:val="-1"/>
                <w:kern w:val="0"/>
                <w:sz w:val="18"/>
                <w:szCs w:val="18"/>
                <w:lang w:val="es-ES_tradnl" w:eastAsia="es-ES_tradnl"/>
                <w14:ligatures w14:val="none"/>
              </w:rPr>
              <w:t>R</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ed de </w:t>
            </w:r>
            <w:r w:rsidR="00554C78">
              <w:rPr>
                <w:rFonts w:ascii="Times New Roman" w:eastAsia="Times New Roman" w:hAnsi="Times New Roman" w:cs="Times New Roman"/>
                <w:i/>
                <w:iCs/>
                <w:spacing w:val="-1"/>
                <w:kern w:val="0"/>
                <w:sz w:val="18"/>
                <w:szCs w:val="18"/>
                <w:lang w:val="es-ES_tradnl" w:eastAsia="es-ES_tradnl"/>
                <w14:ligatures w14:val="none"/>
              </w:rPr>
              <w:t>N</w:t>
            </w:r>
            <w:r w:rsidR="002C0616" w:rsidRPr="005A482E">
              <w:rPr>
                <w:rFonts w:ascii="Times New Roman" w:eastAsia="Times New Roman" w:hAnsi="Times New Roman" w:cs="Times New Roman"/>
                <w:i/>
                <w:iCs/>
                <w:spacing w:val="-1"/>
                <w:kern w:val="0"/>
                <w:sz w:val="18"/>
                <w:szCs w:val="18"/>
                <w:lang w:val="es-ES_tradnl" w:eastAsia="es-ES_tradnl"/>
                <w14:ligatures w14:val="none"/>
              </w:rPr>
              <w:t>otarios digitales</w:t>
            </w:r>
            <w:r w:rsidR="007D292F">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5CF18D10" w14:textId="77777777" w:rsidR="00554C78" w:rsidRDefault="00554C7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p w14:paraId="5CA6DCF9" w14:textId="69C8E3C9"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D539A2">
              <w:rPr>
                <w:rFonts w:ascii="Times New Roman" w:eastAsia="Times New Roman" w:hAnsi="Times New Roman" w:cs="Times New Roman"/>
                <w:kern w:val="0"/>
                <w:lang w:val="es-ES_tradnl" w:eastAsia="es-ES_tradnl"/>
                <w14:ligatures w14:val="none"/>
              </w:rPr>
              <w:t>5</w:t>
            </w:r>
            <w:r w:rsidRPr="005D1F48">
              <w:rPr>
                <w:rFonts w:ascii="Times New Roman" w:eastAsia="Times New Roman" w:hAnsi="Times New Roman" w:cs="Times New Roman"/>
                <w:kern w:val="0"/>
                <w:lang w:val="es-ES_tradnl" w:eastAsia="es-ES_tradnl"/>
                <w14:ligatures w14:val="none"/>
              </w:rPr>
              <w:t>.900</w:t>
            </w:r>
          </w:p>
        </w:tc>
      </w:tr>
      <w:tr w:rsidR="005D1F48" w:rsidRPr="005D1F48" w14:paraId="5D4891A0" w14:textId="77777777" w:rsidTr="0064474A">
        <w:trPr>
          <w:trHeight w:hRule="exact" w:val="56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4C7F315" w14:textId="4EEC886B" w:rsidR="005D1F48" w:rsidRPr="005D1F48" w:rsidRDefault="007059C0" w:rsidP="005D1F4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715D0E">
              <w:rPr>
                <w:rFonts w:ascii="Times New Roman" w:eastAsia="Times New Roman" w:hAnsi="Times New Roman" w:cs="Times New Roman"/>
                <w:b/>
                <w:bCs/>
                <w:kern w:val="0"/>
                <w:sz w:val="20"/>
                <w:szCs w:val="20"/>
                <w:lang w:val="es-ES_tradnl" w:eastAsia="es-ES_tradnl"/>
                <w14:ligatures w14:val="none"/>
              </w:rPr>
              <w:t>B</w:t>
            </w:r>
            <w:r w:rsidR="00715D0E" w:rsidRPr="00715D0E">
              <w:rPr>
                <w:rFonts w:ascii="Times New Roman" w:eastAsia="Times New Roman" w:hAnsi="Times New Roman" w:cs="Times New Roman"/>
                <w:b/>
                <w:bCs/>
                <w:kern w:val="0"/>
                <w:sz w:val="20"/>
                <w:szCs w:val="20"/>
                <w:lang w:val="es-ES_tradnl" w:eastAsia="es-ES_tradnl"/>
                <w14:ligatures w14:val="none"/>
              </w:rPr>
              <w:t>OLSA DE</w:t>
            </w:r>
            <w:r w:rsidRPr="00715D0E">
              <w:rPr>
                <w:rFonts w:ascii="Times New Roman" w:eastAsia="Times New Roman" w:hAnsi="Times New Roman" w:cs="Times New Roman"/>
                <w:b/>
                <w:bCs/>
                <w:kern w:val="0"/>
                <w:sz w:val="20"/>
                <w:szCs w:val="20"/>
                <w:lang w:val="es-ES_tradnl" w:eastAsia="es-ES_tradnl"/>
                <w14:ligatures w14:val="none"/>
              </w:rPr>
              <w:t xml:space="preserve"> 10 </w:t>
            </w:r>
            <w:r w:rsidR="00715D0E" w:rsidRPr="00715D0E">
              <w:rPr>
                <w:rFonts w:ascii="Times New Roman" w:eastAsia="Times New Roman" w:hAnsi="Times New Roman" w:cs="Times New Roman"/>
                <w:b/>
                <w:bCs/>
                <w:kern w:val="0"/>
                <w:sz w:val="20"/>
                <w:szCs w:val="20"/>
                <w:lang w:val="es-ES_tradnl" w:eastAsia="es-ES_tradnl"/>
                <w14:ligatures w14:val="none"/>
              </w:rPr>
              <w:t>FIRMAS ELECTRÓNICAS AVANZADAS</w:t>
            </w:r>
            <w:r w:rsidR="009509FF">
              <w:rPr>
                <w:rFonts w:ascii="Times New Roman" w:eastAsia="Times New Roman" w:hAnsi="Times New Roman" w:cs="Times New Roman"/>
                <w:b/>
                <w:bCs/>
                <w:kern w:val="0"/>
                <w:sz w:val="20"/>
                <w:szCs w:val="20"/>
                <w:lang w:val="es-ES_tradnl" w:eastAsia="es-ES_tradnl"/>
                <w14:ligatures w14:val="none"/>
              </w:rPr>
              <w:t xml:space="preserve">         </w:t>
            </w:r>
            <w:r w:rsidR="002C0616">
              <w:rPr>
                <w:rFonts w:ascii="Times New Roman" w:eastAsia="Times New Roman" w:hAnsi="Times New Roman" w:cs="Times New Roman"/>
                <w:kern w:val="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Autentificado con Clave Única y red de notarios digitales. Vigencia 6 meses, renovables.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BBB9F8"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5C52953" w14:textId="39BD859D" w:rsidR="005D1F48" w:rsidRPr="005D1F48" w:rsidRDefault="005D1F4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sidRPr="005D1F48">
              <w:rPr>
                <w:rFonts w:ascii="Times New Roman" w:eastAsia="Times New Roman" w:hAnsi="Times New Roman" w:cs="Times New Roman"/>
                <w:spacing w:val="-8"/>
                <w:kern w:val="0"/>
                <w:lang w:val="es-ES_tradnl" w:eastAsia="es-ES_tradnl"/>
                <w14:ligatures w14:val="none"/>
              </w:rPr>
              <w:t>$</w:t>
            </w:r>
            <w:r w:rsidR="007059C0">
              <w:rPr>
                <w:rFonts w:ascii="Times New Roman" w:eastAsia="Times New Roman" w:hAnsi="Times New Roman" w:cs="Times New Roman"/>
                <w:spacing w:val="-8"/>
                <w:kern w:val="0"/>
                <w:lang w:val="es-ES_tradnl" w:eastAsia="es-ES_tradnl"/>
                <w14:ligatures w14:val="none"/>
              </w:rPr>
              <w:t>29.</w:t>
            </w:r>
            <w:r w:rsidRPr="005D1F48">
              <w:rPr>
                <w:rFonts w:ascii="Times New Roman" w:eastAsia="Times New Roman" w:hAnsi="Times New Roman" w:cs="Times New Roman"/>
                <w:spacing w:val="-8"/>
                <w:kern w:val="0"/>
                <w:lang w:val="es-ES_tradnl" w:eastAsia="es-ES_tradnl"/>
                <w14:ligatures w14:val="none"/>
              </w:rPr>
              <w:t>990</w:t>
            </w:r>
          </w:p>
          <w:p w14:paraId="77CF0D92"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tc>
      </w:tr>
      <w:tr w:rsidR="00E12838" w14:paraId="728A1087" w14:textId="77777777" w:rsidTr="0064474A">
        <w:trPr>
          <w:trHeight w:hRule="exact" w:val="86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65F1F021" w14:textId="77777777"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FIRMA ELECTRÓNICA AVANZADA PARA CONTRATOS</w:t>
            </w:r>
          </w:p>
          <w:p w14:paraId="0D96112F" w14:textId="0F5C9C40"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i/>
                <w:iCs/>
                <w:spacing w:val="-1"/>
                <w:kern w:val="0"/>
                <w:sz w:val="18"/>
                <w:szCs w:val="18"/>
                <w:lang w:val="es-ES_tradnl" w:eastAsia="es-ES_tradnl"/>
                <w14:ligatures w14:val="none"/>
              </w:rPr>
              <w:t xml:space="preserve">Valores desde el monto publicado y hasta 3 firmantes. Los contratos son instrumentos privados que regulan relaciones y acuerdos entre dos partes, respecto de actividades laborales, servicios, compra y venta de bienes, arriendo de vehículo y propiedades, entre </w:t>
            </w:r>
            <w:r w:rsidR="0064474A">
              <w:rPr>
                <w:rFonts w:ascii="Times New Roman" w:eastAsia="Times New Roman" w:hAnsi="Times New Roman" w:cs="Times New Roman"/>
                <w:i/>
                <w:iCs/>
                <w:spacing w:val="-1"/>
                <w:kern w:val="0"/>
                <w:sz w:val="18"/>
                <w:szCs w:val="18"/>
                <w:lang w:val="es-ES_tradnl" w:eastAsia="es-ES_tradnl"/>
                <w14:ligatures w14:val="none"/>
              </w:rPr>
              <w:t>otros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11E00D4" w14:textId="77777777"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712AD2B" w14:textId="2778672E"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71C59A56" w14:textId="77777777" w:rsidTr="00E12838">
        <w:trPr>
          <w:trHeight w:hRule="exact" w:val="287"/>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1BD29106" w14:textId="50E37A19" w:rsidR="00715D0E" w:rsidRP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UNA FIRMA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812514B" w14:textId="2C3947D6" w:rsidR="00715D0E" w:rsidRPr="005D1F48"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09E97C6B" w14:textId="77777777" w:rsidTr="00E12838">
        <w:trPr>
          <w:trHeight w:hRule="exact" w:val="274"/>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65890A5" w14:textId="71635F78"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DOS FIRMAS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EB1E6A0" w14:textId="2DE02C9C"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10414CA6" w14:textId="77777777" w:rsidTr="00E12838">
        <w:trPr>
          <w:trHeight w:hRule="exact" w:val="721"/>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E5D7A48"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PODERES Y AUTORIZACIONES</w:t>
            </w:r>
            <w:r w:rsidR="007D292F">
              <w:rPr>
                <w:rFonts w:ascii="Times New Roman" w:eastAsia="Times New Roman" w:hAnsi="Times New Roman" w:cs="Times New Roman"/>
                <w:b/>
                <w:bCs/>
                <w:kern w:val="0"/>
                <w:sz w:val="20"/>
                <w:szCs w:val="20"/>
                <w:lang w:val="es-ES_tradnl" w:eastAsia="es-ES_tradnl"/>
                <w14:ligatures w14:val="none"/>
              </w:rPr>
              <w:t>.</w:t>
            </w:r>
          </w:p>
          <w:p w14:paraId="3B14B500" w14:textId="5075553C" w:rsidR="00715D0E" w:rsidRPr="007D292F" w:rsidRDefault="007D292F" w:rsidP="005D1F48">
            <w:pPr>
              <w:shd w:val="clear" w:color="auto" w:fill="FFFFFF"/>
              <w:spacing w:after="0" w:line="240" w:lineRule="auto"/>
              <w:rPr>
                <w:rFonts w:ascii="Times New Roman" w:eastAsia="Times New Roman" w:hAnsi="Times New Roman" w:cs="Times New Roman"/>
                <w:i/>
                <w:iCs/>
                <w:kern w:val="0"/>
                <w:sz w:val="18"/>
                <w:szCs w:val="18"/>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F036BC"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2470A39C" w14:textId="40206C86"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3ECFA950" w14:textId="77777777" w:rsidTr="00E12838">
        <w:trPr>
          <w:trHeight w:hRule="exact" w:val="71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8769EF3" w14:textId="77777777"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CERTIFICACIÓN NOTARIAL</w:t>
            </w:r>
          </w:p>
          <w:p w14:paraId="2471A766" w14:textId="0A868501" w:rsidR="007D292F"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w:t>
            </w:r>
            <w:r>
              <w:rPr>
                <w:rFonts w:ascii="Times New Roman" w:eastAsia="Times New Roman" w:hAnsi="Times New Roman" w:cs="Times New Roman"/>
                <w:i/>
                <w:iCs/>
                <w:spacing w:val="-1"/>
                <w:kern w:val="0"/>
                <w:sz w:val="18"/>
                <w:szCs w:val="18"/>
                <w:lang w:val="es-ES_tradnl" w:eastAsia="es-ES_tradnl"/>
                <w14:ligatures w14:val="none"/>
              </w:rPr>
              <w:t xml:space="preserve">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F0BA96D"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72FC61A" w14:textId="6B4C093F"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A53238B" w14:textId="77777777" w:rsidTr="00E12838">
        <w:trPr>
          <w:trHeight w:hRule="exact" w:val="708"/>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A85AAB7"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PROTOCOLIZACIÓN NOTARIAL</w:t>
            </w:r>
          </w:p>
          <w:p w14:paraId="5FFB0B47" w14:textId="65A91C73"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1D285827"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CEC8FBD" w14:textId="5D6F9808"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181DF54" w14:textId="77777777" w:rsidTr="00E12838">
        <w:trPr>
          <w:trHeight w:hRule="exact" w:val="70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6457C65"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AUTENTIFICACIÓN NOTARIAL</w:t>
            </w:r>
          </w:p>
          <w:p w14:paraId="6DD35F93" w14:textId="23B5649C"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0BF1AB86"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610680A3" w14:textId="2FCAA391"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5D1F48" w:rsidRPr="005D1F48" w14:paraId="6EEAA77E"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44077D11" w14:textId="0AA42C65"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kern w:val="0"/>
                <w:sz w:val="20"/>
                <w:szCs w:val="20"/>
                <w:lang w:val="es-ES_tradnl" w:eastAsia="es-ES_tradnl"/>
                <w14:ligatures w14:val="none"/>
              </w:rPr>
              <w:t>C</w:t>
            </w:r>
            <w:r w:rsidR="00CA77B4">
              <w:rPr>
                <w:rFonts w:ascii="Times New Roman" w:eastAsia="Times New Roman" w:hAnsi="Times New Roman" w:cs="Times New Roman"/>
                <w:b/>
                <w:bCs/>
                <w:kern w:val="0"/>
                <w:sz w:val="20"/>
                <w:szCs w:val="20"/>
                <w:lang w:val="es-ES_tradnl" w:eastAsia="es-ES_tradnl"/>
                <w14:ligatures w14:val="none"/>
              </w:rPr>
              <w:t>REACIÓN EMPRESA EN 1 DÍA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6E55DC20" w14:textId="410FEBC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7059C0">
              <w:rPr>
                <w:rFonts w:ascii="Times New Roman" w:eastAsia="Times New Roman" w:hAnsi="Times New Roman" w:cs="Times New Roman"/>
                <w:kern w:val="0"/>
                <w:lang w:val="es-ES_tradnl" w:eastAsia="es-ES_tradnl"/>
                <w14:ligatures w14:val="none"/>
              </w:rPr>
              <w:t>4</w:t>
            </w:r>
            <w:r w:rsidRPr="005D1F48">
              <w:rPr>
                <w:rFonts w:ascii="Times New Roman" w:eastAsia="Times New Roman" w:hAnsi="Times New Roman" w:cs="Times New Roman"/>
                <w:kern w:val="0"/>
                <w:lang w:val="es-ES_tradnl" w:eastAsia="es-ES_tradnl"/>
                <w14:ligatures w14:val="none"/>
              </w:rPr>
              <w:t>9.900</w:t>
            </w:r>
          </w:p>
        </w:tc>
      </w:tr>
      <w:tr w:rsidR="00D539A2" w:rsidRPr="005D1F48" w14:paraId="45FD86A7"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9496896" w14:textId="46C2CEE3" w:rsidR="00D539A2" w:rsidRPr="00CA77B4" w:rsidRDefault="00D539A2"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 DE REMUNERACIONES, por persona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603E02C7" w14:textId="000CB6F9" w:rsidR="00D539A2" w:rsidRPr="005D1F48" w:rsidRDefault="00D539A2"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$14.900</w:t>
            </w:r>
          </w:p>
        </w:tc>
      </w:tr>
      <w:tr w:rsidR="005D1F48" w:rsidRPr="005D1F48" w14:paraId="7369704C" w14:textId="77777777" w:rsidTr="00E12838">
        <w:trPr>
          <w:trHeight w:hRule="exact" w:val="316"/>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3B286DF5" w14:textId="4D53994C" w:rsidR="005D1F48" w:rsidRPr="00CA77B4" w:rsidRDefault="008E05A3"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w:t>
            </w:r>
            <w:r w:rsidR="00CA77B4" w:rsidRPr="00CA77B4">
              <w:rPr>
                <w:rFonts w:ascii="Times New Roman" w:eastAsia="Times New Roman" w:hAnsi="Times New Roman" w:cs="Times New Roman"/>
                <w:b/>
                <w:bCs/>
                <w:kern w:val="0"/>
                <w:sz w:val="20"/>
                <w:szCs w:val="20"/>
                <w:lang w:val="es-ES_tradnl" w:eastAsia="es-ES_tradnl"/>
                <w14:ligatures w14:val="none"/>
              </w:rPr>
              <w:t xml:space="preserve"> DE CONTABILIDAD</w:t>
            </w:r>
            <w:r w:rsidR="005D1F48" w:rsidRPr="00CA77B4">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190F1A1C" w14:textId="0CDA7101" w:rsidR="005D1F48" w:rsidRPr="005D1F48" w:rsidRDefault="007059C0" w:rsidP="0064474A">
            <w:pPr>
              <w:shd w:val="clear" w:color="auto" w:fill="FFFFFF"/>
              <w:spacing w:after="0" w:line="240" w:lineRule="auto"/>
              <w:jc w:val="center"/>
              <w:rPr>
                <w:rFonts w:ascii="Times New Roman" w:eastAsia="Times New Roman" w:hAnsi="Times New Roman" w:cs="Times New Roman"/>
                <w:spacing w:val="-1"/>
                <w:kern w:val="0"/>
                <w:lang w:val="es-ES_tradnl" w:eastAsia="es-ES_tradnl"/>
                <w14:ligatures w14:val="none"/>
              </w:rPr>
            </w:pPr>
            <w:r>
              <w:rPr>
                <w:rFonts w:ascii="Times New Roman" w:eastAsia="Times New Roman" w:hAnsi="Times New Roman" w:cs="Times New Roman"/>
                <w:spacing w:val="-1"/>
                <w:kern w:val="0"/>
                <w:lang w:val="es-ES_tradnl" w:eastAsia="es-ES_tradnl"/>
                <w14:ligatures w14:val="none"/>
              </w:rPr>
              <w:t>$1</w:t>
            </w:r>
            <w:r w:rsidR="00754C3F">
              <w:rPr>
                <w:rFonts w:ascii="Times New Roman" w:eastAsia="Times New Roman" w:hAnsi="Times New Roman" w:cs="Times New Roman"/>
                <w:spacing w:val="-1"/>
                <w:kern w:val="0"/>
                <w:lang w:val="es-ES_tradnl" w:eastAsia="es-ES_tradnl"/>
                <w14:ligatures w14:val="none"/>
              </w:rPr>
              <w:t>9</w:t>
            </w:r>
            <w:r>
              <w:rPr>
                <w:rFonts w:ascii="Times New Roman" w:eastAsia="Times New Roman" w:hAnsi="Times New Roman" w:cs="Times New Roman"/>
                <w:spacing w:val="-1"/>
                <w:kern w:val="0"/>
                <w:lang w:val="es-ES_tradnl" w:eastAsia="es-ES_tradnl"/>
                <w14:ligatures w14:val="none"/>
              </w:rPr>
              <w:t>.900</w:t>
            </w:r>
          </w:p>
        </w:tc>
      </w:tr>
      <w:tr w:rsidR="005D1F48" w:rsidRPr="005D1F48" w14:paraId="5EF7F89C" w14:textId="77777777" w:rsidTr="00E12838">
        <w:trPr>
          <w:trHeight w:hRule="exact" w:val="30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26D0777" w14:textId="153A4BAF"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spacing w:val="2"/>
                <w:kern w:val="0"/>
                <w:sz w:val="20"/>
                <w:szCs w:val="20"/>
                <w:lang w:val="es-ES_tradnl" w:eastAsia="es-ES_tradnl"/>
                <w14:ligatures w14:val="none"/>
              </w:rPr>
              <w:t>I</w:t>
            </w:r>
            <w:r w:rsidR="00554C78">
              <w:rPr>
                <w:rFonts w:ascii="Times New Roman" w:eastAsia="Times New Roman" w:hAnsi="Times New Roman" w:cs="Times New Roman"/>
                <w:b/>
                <w:bCs/>
                <w:spacing w:val="2"/>
                <w:kern w:val="0"/>
                <w:sz w:val="20"/>
                <w:szCs w:val="20"/>
                <w:lang w:val="es-ES_tradnl" w:eastAsia="es-ES_tradnl"/>
                <w14:ligatures w14:val="none"/>
              </w:rPr>
              <w:t>MPRESIÓN/DIGITALIZACIÓN DE DOCUMENTOS</w:t>
            </w:r>
            <w:r w:rsidR="006635A0">
              <w:rPr>
                <w:rFonts w:ascii="Times New Roman" w:eastAsia="Times New Roman" w:hAnsi="Times New Roman" w:cs="Times New Roman"/>
                <w:b/>
                <w:bCs/>
                <w:spacing w:val="2"/>
                <w:kern w:val="0"/>
                <w:sz w:val="20"/>
                <w:szCs w:val="20"/>
                <w:lang w:val="es-ES_tradnl" w:eastAsia="es-ES_tradnl"/>
                <w14:ligatures w14:val="none"/>
              </w:rPr>
              <w:t xml:space="preserve">, </w:t>
            </w:r>
            <w:r w:rsidR="007059C0" w:rsidRPr="00CA77B4">
              <w:rPr>
                <w:rFonts w:ascii="Times New Roman" w:eastAsia="Times New Roman" w:hAnsi="Times New Roman" w:cs="Times New Roman"/>
                <w:b/>
                <w:bCs/>
                <w:spacing w:val="2"/>
                <w:kern w:val="0"/>
                <w:sz w:val="20"/>
                <w:szCs w:val="20"/>
                <w:lang w:val="es-ES_tradnl" w:eastAsia="es-ES_tradnl"/>
                <w14:ligatures w14:val="none"/>
              </w:rPr>
              <w:t xml:space="preserve">cada </w:t>
            </w:r>
            <w:r w:rsidR="00554C78">
              <w:rPr>
                <w:rFonts w:ascii="Times New Roman" w:eastAsia="Times New Roman" w:hAnsi="Times New Roman" w:cs="Times New Roman"/>
                <w:b/>
                <w:bCs/>
                <w:spacing w:val="2"/>
                <w:kern w:val="0"/>
                <w:sz w:val="20"/>
                <w:szCs w:val="20"/>
                <w:lang w:val="es-ES_tradnl" w:eastAsia="es-ES_tradnl"/>
                <w14:ligatures w14:val="none"/>
              </w:rPr>
              <w:t>página</w:t>
            </w:r>
          </w:p>
        </w:tc>
        <w:tc>
          <w:tcPr>
            <w:tcW w:w="2034" w:type="dxa"/>
            <w:tcBorders>
              <w:top w:val="single" w:sz="4" w:space="0" w:color="auto"/>
              <w:left w:val="nil"/>
              <w:bottom w:val="single" w:sz="4" w:space="0" w:color="auto"/>
              <w:right w:val="single" w:sz="4" w:space="0" w:color="auto"/>
            </w:tcBorders>
            <w:hideMark/>
          </w:tcPr>
          <w:p w14:paraId="6BC42623" w14:textId="2C6268DC" w:rsidR="005D1F48" w:rsidRPr="005D1F48" w:rsidRDefault="007059C0"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$1.900</w:t>
            </w:r>
          </w:p>
        </w:tc>
      </w:tr>
      <w:tr w:rsidR="005D1F48" w:rsidRPr="005D1F48" w14:paraId="27052D3E" w14:textId="77777777" w:rsidTr="00E12838">
        <w:trPr>
          <w:trHeight w:hRule="exact" w:val="297"/>
        </w:trPr>
        <w:tc>
          <w:tcPr>
            <w:tcW w:w="0" w:type="auto"/>
            <w:tcBorders>
              <w:top w:val="single" w:sz="4" w:space="0" w:color="auto"/>
            </w:tcBorders>
            <w:shd w:val="clear" w:color="auto" w:fill="FFFFFF"/>
          </w:tcPr>
          <w:p w14:paraId="6A096817" w14:textId="77777777" w:rsidR="005D1F48" w:rsidRPr="005D1F48" w:rsidRDefault="005D1F48" w:rsidP="005D1F48">
            <w:pPr>
              <w:shd w:val="clear" w:color="auto" w:fill="FFFFFF"/>
              <w:spacing w:after="0" w:line="240" w:lineRule="auto"/>
              <w:rPr>
                <w:rFonts w:ascii="Times New Roman" w:eastAsia="Times New Roman" w:hAnsi="Times New Roman" w:cs="Times New Roman"/>
                <w:kern w:val="0"/>
                <w:sz w:val="20"/>
                <w:szCs w:val="20"/>
                <w:lang w:val="es-ES_tradnl" w:eastAsia="es-ES_tradnl"/>
                <w14:ligatures w14:val="none"/>
              </w:rPr>
            </w:pPr>
          </w:p>
        </w:tc>
        <w:tc>
          <w:tcPr>
            <w:tcW w:w="2034" w:type="dxa"/>
            <w:tcBorders>
              <w:top w:val="single" w:sz="4" w:space="0" w:color="auto"/>
            </w:tcBorders>
          </w:tcPr>
          <w:p w14:paraId="05EB1805"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sz w:val="20"/>
                <w:szCs w:val="20"/>
                <w:lang w:val="es-ES_tradnl" w:eastAsia="es-ES_tradnl"/>
                <w14:ligatures w14:val="none"/>
              </w:rPr>
            </w:pPr>
          </w:p>
        </w:tc>
      </w:tr>
    </w:tbl>
    <w:p w14:paraId="532DB385" w14:textId="77777777" w:rsidR="005D1F48" w:rsidRPr="00A66931" w:rsidRDefault="005D1F48" w:rsidP="005D1F48">
      <w:pPr>
        <w:spacing w:after="0" w:line="240" w:lineRule="auto"/>
        <w:jc w:val="center"/>
        <w:rPr>
          <w:rFonts w:ascii="Times New Roman" w:eastAsia="Times New Roman" w:hAnsi="Times New Roman" w:cs="Times New Roman"/>
          <w:b/>
          <w:kern w:val="0"/>
          <w:sz w:val="16"/>
          <w:szCs w:val="16"/>
          <w:lang w:val="es-ES" w:eastAsia="es-ES"/>
          <w14:ligatures w14:val="none"/>
        </w:rPr>
      </w:pPr>
      <w:r w:rsidRPr="00A66931">
        <w:rPr>
          <w:rFonts w:ascii="Times New Roman" w:eastAsia="Times New Roman" w:hAnsi="Times New Roman" w:cs="Times New Roman"/>
          <w:b/>
          <w:kern w:val="0"/>
          <w:sz w:val="16"/>
          <w:szCs w:val="16"/>
          <w:lang w:val="es-ES_tradnl" w:eastAsia="es-ES_tradnl"/>
          <w14:ligatures w14:val="none"/>
        </w:rPr>
        <w:t>* TODOS LOS VALORES MAS I.V.A.</w:t>
      </w:r>
    </w:p>
    <w:bookmarkEnd w:id="12"/>
    <w:p w14:paraId="13F78949"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D55F228" w14:textId="77777777" w:rsidR="00A66931" w:rsidRDefault="00A66931"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18895B2D"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51B2F8C"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02EE78F1"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F4D43F2" w14:textId="77777777" w:rsidR="00390C2D" w:rsidRDefault="00390C2D"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530BC625" w14:textId="77777777" w:rsidR="00275EC9" w:rsidRPr="005D1F48" w:rsidRDefault="00275EC9"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0549D7C" w14:textId="77777777" w:rsidR="005D1F48" w:rsidRPr="005D1F48" w:rsidRDefault="005D1F48"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E8AC437" w14:textId="77777777" w:rsidR="005D1F48" w:rsidRPr="00F4644A" w:rsidRDefault="005D1F48" w:rsidP="005D1F48">
      <w:pPr>
        <w:spacing w:after="0" w:line="240" w:lineRule="auto"/>
        <w:jc w:val="center"/>
        <w:rPr>
          <w:rFonts w:ascii="Times New Roman" w:eastAsia="Times New Roman" w:hAnsi="Times New Roman" w:cs="Times New Roman"/>
          <w:b/>
          <w:kern w:val="0"/>
          <w:sz w:val="36"/>
          <w:szCs w:val="36"/>
          <w:u w:val="single"/>
          <w:lang w:val="es-ES" w:eastAsia="es-ES_tradnl"/>
          <w14:ligatures w14:val="none"/>
        </w:rPr>
      </w:pPr>
      <w:bookmarkStart w:id="13" w:name="_Hlk173178788"/>
      <w:bookmarkStart w:id="14" w:name="_Hlk241241611"/>
      <w:r w:rsidRPr="00F4644A">
        <w:rPr>
          <w:rFonts w:ascii="Times New Roman" w:eastAsia="Times New Roman" w:hAnsi="Times New Roman" w:cs="Times New Roman"/>
          <w:b/>
          <w:kern w:val="0"/>
          <w:sz w:val="36"/>
          <w:szCs w:val="36"/>
          <w:u w:val="single"/>
          <w:lang w:val="es-ES" w:eastAsia="es-ES_tradnl"/>
          <w14:ligatures w14:val="none"/>
        </w:rPr>
        <w:lastRenderedPageBreak/>
        <w:t xml:space="preserve">A U T O R I Z A C I </w:t>
      </w:r>
      <w:proofErr w:type="spellStart"/>
      <w:r w:rsidRPr="00F4644A">
        <w:rPr>
          <w:rFonts w:ascii="Times New Roman" w:eastAsia="Times New Roman" w:hAnsi="Times New Roman" w:cs="Times New Roman"/>
          <w:b/>
          <w:kern w:val="0"/>
          <w:sz w:val="36"/>
          <w:szCs w:val="36"/>
          <w:u w:val="single"/>
          <w:lang w:val="es-ES" w:eastAsia="es-ES_tradnl"/>
          <w14:ligatures w14:val="none"/>
        </w:rPr>
        <w:t>Ó</w:t>
      </w:r>
      <w:proofErr w:type="spellEnd"/>
      <w:r w:rsidRPr="00F4644A">
        <w:rPr>
          <w:rFonts w:ascii="Times New Roman" w:eastAsia="Times New Roman" w:hAnsi="Times New Roman" w:cs="Times New Roman"/>
          <w:b/>
          <w:kern w:val="0"/>
          <w:sz w:val="36"/>
          <w:szCs w:val="36"/>
          <w:u w:val="single"/>
          <w:lang w:val="es-ES" w:eastAsia="es-ES_tradnl"/>
          <w14:ligatures w14:val="none"/>
        </w:rPr>
        <w:t xml:space="preserve"> N</w:t>
      </w:r>
    </w:p>
    <w:p w14:paraId="3C9648AC" w14:textId="77777777" w:rsidR="005D1F48" w:rsidRPr="005D1F48" w:rsidRDefault="005D1F48" w:rsidP="005D1F48">
      <w:pPr>
        <w:spacing w:after="0" w:line="240" w:lineRule="auto"/>
        <w:jc w:val="center"/>
        <w:rPr>
          <w:rFonts w:ascii="Times New Roman" w:eastAsia="Times New Roman" w:hAnsi="Times New Roman" w:cs="Times New Roman"/>
          <w:b/>
          <w:kern w:val="0"/>
          <w:sz w:val="40"/>
          <w:szCs w:val="40"/>
          <w:u w:val="single"/>
          <w:lang w:val="es-ES" w:eastAsia="es-ES_tradnl"/>
          <w14:ligatures w14:val="none"/>
        </w:rPr>
      </w:pPr>
    </w:p>
    <w:p w14:paraId="71F0BF59" w14:textId="510B73E3" w:rsidR="005D1F48" w:rsidRPr="00960578" w:rsidRDefault="005D1F48"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r w:rsidRPr="00DF3632">
        <w:rPr>
          <w:rFonts w:ascii="Times New Roman" w:eastAsia="Times New Roman" w:hAnsi="Times New Roman" w:cs="Times New Roman"/>
          <w:kern w:val="0"/>
          <w:lang w:val="es-ES_tradnl" w:eastAsia="es-ES_tradnl"/>
          <w14:ligatures w14:val="none"/>
        </w:rPr>
        <w:t xml:space="preserve">EN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COMUNA_SUCURSAL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«COMUNA_SUCURSAL»</w:t>
      </w:r>
      <w:r w:rsidRPr="00DF3632">
        <w:rPr>
          <w:rFonts w:ascii="Times New Roman" w:eastAsia="Times New Roman" w:hAnsi="Times New Roman" w:cs="Times New Roman"/>
          <w:b/>
          <w:kern w:val="0"/>
          <w:lang w:val="es-ES_tradnl" w:eastAsia="es-ES_tradnl"/>
          <w14:ligatures w14:val="none"/>
        </w:rPr>
        <w:fldChar w:fldCharType="end"/>
      </w:r>
      <w:r w:rsidR="00FB4E6F">
        <w:rPr>
          <w:rFonts w:ascii="Times New Roman" w:eastAsia="Times New Roman" w:hAnsi="Times New Roman" w:cs="Times New Roman"/>
          <w:kern w:val="0"/>
          <w:lang w:val="es-ES_tradnl" w:eastAsia="es-ES_tradnl"/>
          <w14:ligatures w14:val="none"/>
        </w:rPr>
        <w:t xml:space="preserve">, A </w:t>
      </w:r>
      <w:r w:rsidR="00914599">
        <w:rPr>
          <w:rFonts w:ascii="Times New Roman" w:eastAsia="Times New Roman" w:hAnsi="Times New Roman" w:cs="Times New Roman"/>
          <w:kern w:val="0"/>
          <w:lang w:val="es-ES_tradnl" w:eastAsia="es-ES_tradnl"/>
          <w14:ligatures w14:val="none"/>
        </w:rPr>
        <w:fldChar w:fldCharType="begin"/>
      </w:r>
      <w:r w:rsidR="00914599">
        <w:rPr>
          <w:rFonts w:ascii="Times New Roman" w:eastAsia="Times New Roman" w:hAnsi="Times New Roman" w:cs="Times New Roman"/>
          <w:kern w:val="0"/>
          <w:lang w:val="es-ES_tradnl" w:eastAsia="es-ES_tradnl"/>
          <w14:ligatures w14:val="none"/>
        </w:rPr>
        <w:instrText xml:space="preserve"> MERGEFIELD FECHA_DE_INICIO </w:instrText>
      </w:r>
      <w:r w:rsidR="00914599">
        <w:rPr>
          <w:rFonts w:ascii="Times New Roman" w:eastAsia="Times New Roman" w:hAnsi="Times New Roman" w:cs="Times New Roman"/>
          <w:kern w:val="0"/>
          <w:lang w:val="es-ES_tradnl" w:eastAsia="es-ES_tradnl"/>
          <w14:ligatures w14:val="none"/>
        </w:rPr>
        <w:fldChar w:fldCharType="separate"/>
      </w:r>
      <w:r w:rsidR="00031A67" w:rsidRPr="00991024">
        <w:rPr>
          <w:rFonts w:ascii="Times New Roman" w:eastAsia="Times New Roman" w:hAnsi="Times New Roman" w:cs="Times New Roman"/>
          <w:noProof/>
          <w:kern w:val="0"/>
          <w:lang w:val="es-ES_tradnl" w:eastAsia="es-ES_tradnl"/>
          <w14:ligatures w14:val="none"/>
        </w:rPr>
        <w:t>«FECHA_DE_INICIO»</w:t>
      </w:r>
      <w:r w:rsidR="00914599">
        <w:rPr>
          <w:rFonts w:ascii="Times New Roman" w:eastAsia="Times New Roman" w:hAnsi="Times New Roman" w:cs="Times New Roman"/>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722238" w:rsidRPr="00D14ED2">
        <w:rPr>
          <w:rFonts w:ascii="Times New Roman" w:eastAsia="Times New Roman" w:hAnsi="Times New Roman" w:cs="Times New Roman"/>
          <w:kern w:val="0"/>
          <w:lang w:val="es-ES_tradnl" w:eastAsia="es-ES_tradnl"/>
          <w14:ligatures w14:val="none"/>
        </w:rPr>
        <w:t xml:space="preserve">«AUTORIZANTE_NOMBRE», ROL ÚNICO TRIBUTARIO NÚMERO «AUTORIZANTE_RUT», «AUTORIZANTE_NACIONALIDAD», «AUTORIZANTE_ESTADO_CIVIL», «AUTORIZANTE_PROFESION»</w:t>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001C4F26">
        <w:rPr>
          <w:rFonts w:ascii="Times New Roman" w:eastAsia="Times New Roman" w:hAnsi="Times New Roman" w:cs="Times New Roman"/>
          <w:kern w:val="0"/>
          <w:lang w:val="es-ES_tradnl" w:eastAsia="es-ES_tradnl"/>
          <w14:ligatures w14:val="none"/>
        </w:rPr>
        <w:t xml:space="preserve"/>
      </w:r>
      <w:r w:rsidRPr="00D14ED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CON DOMICILIO EN CALLE BLANCO</w:t>
      </w:r>
      <w:r w:rsidR="0062065F" w:rsidRPr="00DF3632">
        <w:rPr>
          <w:rFonts w:ascii="Times New Roman" w:eastAsia="Times New Roman" w:hAnsi="Times New Roman" w:cs="Times New Roman"/>
          <w:kern w:val="0"/>
          <w:lang w:val="es-ES_tradnl" w:eastAsia="es-ES_tradnl"/>
          <w14:ligatures w14:val="none"/>
        </w:rPr>
        <w:t xml:space="preserve"> N°</w:t>
      </w:r>
      <w:r w:rsidRPr="00DF3632">
        <w:rPr>
          <w:rFonts w:ascii="Times New Roman" w:eastAsia="Times New Roman" w:hAnsi="Times New Roman" w:cs="Times New Roman"/>
          <w:kern w:val="0"/>
          <w:lang w:val="es-ES_tradnl" w:eastAsia="es-ES_tradnl"/>
          <w14:ligatures w14:val="none"/>
        </w:rPr>
        <w:t>1215</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OFICINA </w:t>
      </w:r>
      <w:r w:rsidR="008878EC" w:rsidRPr="00DF3632">
        <w:rPr>
          <w:rFonts w:ascii="Times New Roman" w:eastAsia="Times New Roman" w:hAnsi="Times New Roman" w:cs="Times New Roman"/>
          <w:kern w:val="0"/>
          <w:lang w:val="es-ES_tradnl" w:eastAsia="es-ES_tradnl"/>
          <w14:ligatures w14:val="none"/>
        </w:rPr>
        <w:t>N°</w:t>
      </w:r>
      <w:r w:rsidRPr="00DF3632">
        <w:rPr>
          <w:rFonts w:ascii="Times New Roman" w:eastAsia="Times New Roman" w:hAnsi="Times New Roman" w:cs="Times New Roman"/>
          <w:kern w:val="0"/>
          <w:lang w:val="es-ES_tradnl" w:eastAsia="es-ES_tradnl"/>
          <w14:ligatures w14:val="none"/>
        </w:rPr>
        <w:t>405, COMUNA DE VALPARA</w:t>
      </w:r>
      <w:r w:rsidR="0062065F" w:rsidRPr="00DF3632">
        <w:rPr>
          <w:rFonts w:ascii="Times New Roman" w:eastAsia="Times New Roman" w:hAnsi="Times New Roman" w:cs="Times New Roman"/>
          <w:kern w:val="0"/>
          <w:lang w:val="es-ES_tradnl" w:eastAsia="es-ES_tradnl"/>
          <w14:ligatures w14:val="none"/>
        </w:rPr>
        <w:t>Í</w:t>
      </w:r>
      <w:r w:rsidRPr="00DF3632">
        <w:rPr>
          <w:rFonts w:ascii="Times New Roman" w:eastAsia="Times New Roman" w:hAnsi="Times New Roman" w:cs="Times New Roman"/>
          <w:kern w:val="0"/>
          <w:lang w:val="es-ES_tradnl" w:eastAsia="es-ES_tradnl"/>
          <w14:ligatures w14:val="none"/>
        </w:rPr>
        <w:t>SO, REGIÓN</w:t>
      </w:r>
      <w:r w:rsidR="00FF63F7">
        <w:rPr>
          <w:rFonts w:ascii="Times New Roman" w:eastAsia="Times New Roman" w:hAnsi="Times New Roman" w:cs="Times New Roman"/>
          <w:kern w:val="0"/>
          <w:lang w:val="es-ES_tradnl" w:eastAsia="es-ES_tradnl"/>
          <w14:ligatures w14:val="none"/>
        </w:rPr>
        <w:t xml:space="preserve"> DE VALPARAÍSO</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VIENEN A AUTO</w:t>
      </w:r>
      <w:r w:rsidR="00712BD4">
        <w:rPr>
          <w:rFonts w:ascii="Times New Roman" w:eastAsia="Times New Roman" w:hAnsi="Times New Roman" w:cs="Times New Roman"/>
          <w:kern w:val="0"/>
          <w:lang w:val="es-ES_tradnl" w:eastAsia="es-ES_tradnl"/>
          <w14:ligatures w14:val="none"/>
        </w:rPr>
        <w:t>RIZAR POR DOCE  (12</w:t>
      </w:r>
      <w:r w:rsidRPr="00DF3632">
        <w:rPr>
          <w:rFonts w:ascii="Times New Roman" w:eastAsia="Times New Roman" w:hAnsi="Times New Roman" w:cs="Times New Roman"/>
          <w:kern w:val="0"/>
          <w:lang w:val="es-ES_tradnl" w:eastAsia="es-ES_tradnl"/>
          <w14:ligatures w14:val="none"/>
        </w:rPr>
        <w:t>)</w:t>
      </w:r>
      <w:r w:rsidR="00F14147" w:rsidRPr="00DF3632">
        <w:rPr>
          <w:rFonts w:ascii="Times New Roman" w:eastAsia="Times New Roman" w:hAnsi="Times New Roman" w:cs="Times New Roman"/>
          <w:kern w:val="0"/>
          <w:lang w:val="es-ES_tradnl" w:eastAsia="es-ES_tradnl"/>
          <w14:ligatures w14:val="none"/>
        </w:rPr>
        <w:t xml:space="preserve"> MESES</w:t>
      </w:r>
      <w:r w:rsidRPr="00DF3632">
        <w:rPr>
          <w:rFonts w:ascii="Times New Roman" w:eastAsia="Times New Roman" w:hAnsi="Times New Roman" w:cs="Times New Roman"/>
          <w:kern w:val="0"/>
          <w:lang w:val="es-ES_tradnl" w:eastAsia="es-ES_tradnl"/>
          <w14:ligatures w14:val="none"/>
        </w:rPr>
        <w:t xml:space="preserve"> A LA 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«RAZON_SOCIAL»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FF63F7">
        <w:rPr>
          <w:rFonts w:ascii="Times New Roman" w:eastAsia="Times New Roman" w:hAnsi="Times New Roman" w:cs="Times New Roman"/>
          <w:kern w:val="0"/>
          <w:lang w:val="es-ES_tradnl" w:eastAsia="es-ES_tradnl"/>
          <w14:ligatures w14:val="none"/>
        </w:rPr>
        <w:t>OL ÚNICO TRIBUTARIO</w:t>
      </w:r>
      <w:r w:rsidR="007451DC">
        <w:rPr>
          <w:rFonts w:ascii="Times New Roman" w:eastAsia="Times New Roman" w:hAnsi="Times New Roman" w:cs="Times New Roman"/>
          <w:kern w:val="0"/>
          <w:lang w:val="es-ES_tradnl" w:eastAsia="es-ES_tradnl"/>
          <w14:ligatures w14:val="none"/>
        </w:rPr>
        <w:t xml:space="preserve">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«RUT»</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«REPRESENTANTE_LEGAL»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FF63F7">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«RUT_REP_LEGAL»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w:t>
      </w:r>
      <w:r w:rsidR="005827A3">
        <w:rPr>
          <w:rFonts w:ascii="Times New Roman" w:eastAsia="Times New Roman" w:hAnsi="Times New Roman" w:cs="Times New Roman"/>
          <w:kern w:val="0"/>
          <w:lang w:val="es-ES_tradnl" w:eastAsia="es-ES_tradnl"/>
          <w14:ligatures w14:val="none"/>
        </w:rPr>
        <w:t>EL USO D</w:t>
      </w:r>
      <w:r w:rsidRPr="00DF3632">
        <w:rPr>
          <w:rFonts w:ascii="Times New Roman" w:eastAsia="Times New Roman" w:hAnsi="Times New Roman" w:cs="Times New Roman"/>
          <w:kern w:val="0"/>
          <w:lang w:val="es-ES_tradnl" w:eastAsia="es-ES_tradnl"/>
          <w14:ligatures w14:val="none"/>
        </w:rPr>
        <w:t xml:space="preserve">E LA </w:t>
      </w:r>
      <w:r w:rsidR="005827A3">
        <w:rPr>
          <w:rFonts w:ascii="Times New Roman" w:eastAsia="Times New Roman" w:hAnsi="Times New Roman" w:cs="Times New Roman"/>
          <w:kern w:val="0"/>
          <w:lang w:val="es-ES_tradnl" w:eastAsia="es-ES_tradnl"/>
          <w14:ligatures w14:val="none"/>
        </w:rPr>
        <w:t>BODEGA</w:t>
      </w:r>
      <w:r w:rsidRPr="00DF3632">
        <w:rPr>
          <w:rFonts w:ascii="Times New Roman" w:eastAsia="Times New Roman" w:hAnsi="Times New Roman" w:cs="Times New Roman"/>
          <w:kern w:val="0"/>
          <w:lang w:val="es-ES_tradnl" w:eastAsia="es-ES_tradnl"/>
          <w14:ligatures w14:val="none"/>
        </w:rPr>
        <w:t xml:space="preserve"> </w:t>
      </w:r>
      <w:r w:rsidR="00127A35" w:rsidRPr="00DF3632">
        <w:rPr>
          <w:rFonts w:ascii="Times New Roman" w:eastAsia="Times New Roman" w:hAnsi="Times New Roman" w:cs="Times New Roman"/>
          <w:kern w:val="0"/>
          <w:lang w:val="es-ES_tradnl" w:eastAsia="es-ES_tradnl"/>
          <w14:ligatures w14:val="none"/>
        </w:rPr>
        <w:t>UBICADA EN</w:t>
      </w:r>
      <w:r w:rsidR="00BE7247">
        <w:rPr>
          <w:rFonts w:ascii="Times New Roman" w:eastAsia="Times New Roman" w:hAnsi="Times New Roman" w:cs="Times New Roman"/>
          <w:b/>
          <w:bCs/>
          <w:kern w:val="0"/>
          <w:lang w:val="es-ES_tradnl" w:eastAsia="es-ES_tradnl"/>
          <w14:ligatures w14:val="none"/>
        </w:rPr>
        <w:t xml:space="preserve"> «BODEGA_DIRECCION»</w:t>
      </w:r>
      <w:r w:rsidR="00683CE2">
        <w:rPr>
          <w:rFonts w:ascii="Times New Roman" w:eastAsia="Times New Roman" w:hAnsi="Times New Roman" w:cs="Times New Roman"/>
          <w:kern w:val="0"/>
          <w:lang w:val="es-ES_tradnl" w:eastAsia="es-ES_tradnl"/>
          <w14:ligatures w14:val="none"/>
        </w:rPr>
        <w:t xml:space="preserve"> </w:t>
      </w:r>
      <w:r w:rsidR="00E33CE9">
        <w:rPr>
          <w:rFonts w:ascii="Times New Roman" w:eastAsia="Times New Roman" w:hAnsi="Times New Roman" w:cs="Times New Roman"/>
          <w:kern w:val="0"/>
          <w:lang w:val="es-ES_tradnl" w:eastAsia="es-ES_tradnl"/>
          <w14:ligatures w14:val="none"/>
        </w:rPr>
        <w:t xml:space="preserve">COMUNA DE «BODEGA_COMUNA»</w:t>
      </w:r>
      <w:r w:rsidR="00FF63F7">
        <w:rPr>
          <w:rFonts w:ascii="Times New Roman" w:eastAsia="Times New Roman" w:hAnsi="Times New Roman" w:cs="Times New Roman"/>
          <w:kern w:val="0"/>
          <w:lang w:val="es-ES_tradnl" w:eastAsia="es-ES_tradnl"/>
          <w14:ligatures w14:val="none"/>
        </w:rPr>
        <w:t xml:space="preserve"/>
      </w:r>
      <w:r w:rsidR="00BE7247" w:rsidRPr="00BE7247">
        <w:rPr>
          <w:rFonts w:ascii="Times New Roman" w:eastAsia="Times New Roman" w:hAnsi="Times New Roman" w:cs="Times New Roman"/>
          <w:b/>
          <w:bCs/>
          <w:kern w:val="0"/>
          <w:lang w:val="es-ES_tradnl" w:eastAsia="es-ES_tradnl"/>
          <w14:ligatures w14:val="none"/>
        </w:rPr>
        <w:t xml:space="preserve"/>
      </w:r>
      <w:r w:rsidR="00D7398E">
        <w:rPr>
          <w:rFonts w:ascii="Times New Roman" w:eastAsia="Times New Roman" w:hAnsi="Times New Roman" w:cs="Times New Roman"/>
          <w:b/>
          <w:bCs/>
          <w:caps/>
          <w:kern w:val="0"/>
          <w:lang w:val="es-ES_tradnl" w:eastAsia="es-ES_tradnl"/>
          <w14:ligatures w14:val="none"/>
        </w:rPr>
        <w:t>,</w:t>
      </w:r>
      <w:r w:rsidR="00EE14FB">
        <w:rPr>
          <w:rFonts w:ascii="Times New Roman" w:eastAsia="Times New Roman" w:hAnsi="Times New Roman" w:cs="Times New Roman"/>
          <w:b/>
          <w:bCs/>
          <w:caps/>
          <w:kern w:val="0"/>
          <w:lang w:val="es-ES_tradnl" w:eastAsia="es-ES_tradnl"/>
          <w14:ligatures w14:val="none"/>
        </w:rPr>
        <w:t xml:space="preserve"> </w:t>
      </w:r>
      <w:r w:rsidR="001C4F26" w:rsidRPr="001C4F26">
        <w:rPr>
          <w:rFonts w:ascii="Times New Roman" w:eastAsia="Times New Roman" w:hAnsi="Times New Roman" w:cs="Times New Roman"/>
          <w:caps/>
          <w:kern w:val="0"/>
          <w:lang w:val="es-ES_tradnl" w:eastAsia="es-ES_tradnl"/>
          <w14:ligatures w14:val="none"/>
        </w:rPr>
        <w:t>REGIÓN</w:t>
      </w:r>
      <w:r w:rsidR="001C4F26">
        <w:rPr>
          <w:rFonts w:ascii="Times New Roman" w:eastAsia="Times New Roman" w:hAnsi="Times New Roman" w:cs="Times New Roman"/>
          <w:b/>
          <w:bCs/>
          <w:caps/>
          <w:kern w:val="0"/>
          <w:lang w:val="es-ES_tradnl" w:eastAsia="es-ES_tradnl"/>
          <w14:ligatures w14:val="none"/>
        </w:rPr>
        <w:t xml:space="preserve"> </w:t>
      </w:r>
      <w:r w:rsidR="007451DC">
        <w:rPr>
          <w:rFonts w:ascii="Times New Roman" w:eastAsia="Times New Roman" w:hAnsi="Times New Roman" w:cs="Times New Roman"/>
          <w:b/>
          <w:kern w:val="0"/>
          <w:lang w:val="es-ES_tradnl" w:eastAsia="es-ES_tradnl"/>
          <w14:ligatures w14:val="none"/>
        </w:rPr>
        <w:fldChar w:fldCharType="begin"/>
      </w:r>
      <w:r w:rsidR="007451DC">
        <w:rPr>
          <w:rFonts w:ascii="Times New Roman" w:eastAsia="Times New Roman" w:hAnsi="Times New Roman" w:cs="Times New Roman"/>
          <w:b/>
          <w:kern w:val="0"/>
          <w:lang w:val="es-ES_tradnl" w:eastAsia="es-ES_tradnl"/>
          <w14:ligatures w14:val="none"/>
        </w:rPr>
        <w:instrText xml:space="preserve"> MERGEFIELD "REGIÓN_SUCURSAL" </w:instrText>
      </w:r>
      <w:r w:rsidR="007451DC">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«REGIÓN_SUCURSAL»</w:t>
      </w:r>
      <w:r w:rsidR="007451DC">
        <w:rPr>
          <w:rFonts w:ascii="Times New Roman" w:eastAsia="Times New Roman" w:hAnsi="Times New Roman" w:cs="Times New Roman"/>
          <w:b/>
          <w:kern w:val="0"/>
          <w:lang w:val="es-ES_tradnl" w:eastAsia="es-ES_tradnl"/>
          <w14:ligatures w14:val="none"/>
        </w:rPr>
        <w:fldChar w:fldCharType="end"/>
      </w:r>
      <w:r w:rsidR="007451DC">
        <w:rPr>
          <w:rFonts w:ascii="Times New Roman" w:eastAsia="Times New Roman" w:hAnsi="Times New Roman" w:cs="Times New Roman"/>
          <w:b/>
          <w:kern w:val="0"/>
          <w:lang w:val="es-ES_tradnl" w:eastAsia="es-ES_tradnl"/>
          <w14:ligatures w14:val="none"/>
        </w:rPr>
        <w:t>,</w:t>
      </w:r>
      <w:r w:rsidR="00722238">
        <w:rPr>
          <w:rFonts w:ascii="Times New Roman" w:eastAsia="Times New Roman" w:hAnsi="Times New Roman" w:cs="Times New Roman"/>
          <w:b/>
          <w:bCs/>
          <w:caps/>
          <w:kern w:val="0"/>
          <w:lang w:val="es-ES_tradnl" w:eastAsia="es-ES_tradnl"/>
          <w14:ligatures w14:val="none"/>
        </w:rPr>
        <w:t xml:space="preserve"> INDIVIDUALIZADA CON EL</w:t>
      </w:r>
      <w:r w:rsidR="00127A35" w:rsidRPr="00D14ED2">
        <w:rPr>
          <w:rFonts w:ascii="Times New Roman" w:eastAsia="Times New Roman" w:hAnsi="Times New Roman" w:cs="Times New Roman"/>
          <w:caps/>
          <w:kern w:val="0"/>
          <w:lang w:val="es-ES_tradnl" w:eastAsia="es-ES_tradnl"/>
          <w14:ligatures w14:val="none"/>
        </w:rPr>
        <w:t xml:space="preserve"> </w:t>
      </w:r>
      <w:r w:rsidRPr="00127A35">
        <w:rPr>
          <w:rFonts w:ascii="Times New Roman" w:eastAsia="Times New Roman" w:hAnsi="Times New Roman" w:cs="Times New Roman"/>
          <w:b/>
          <w:bCs/>
          <w:kern w:val="0"/>
          <w:lang w:val="es-ES_tradnl" w:eastAsia="es-ES_tradnl"/>
          <w14:ligatures w14:val="none"/>
        </w:rPr>
        <w:t>RO</w:t>
      </w:r>
      <w:r w:rsidRPr="00F4644A">
        <w:rPr>
          <w:rFonts w:ascii="Times New Roman" w:eastAsia="Times New Roman" w:hAnsi="Times New Roman" w:cs="Times New Roman"/>
          <w:b/>
          <w:kern w:val="0"/>
          <w:lang w:val="es-ES_tradnl" w:eastAsia="es-ES_tradnl"/>
          <w14:ligatures w14:val="none"/>
        </w:rPr>
        <w:t xml:space="preserve">L DE AVALÚO </w:t>
      </w:r>
      <w:r w:rsidR="00127A35">
        <w:rPr>
          <w:rFonts w:ascii="Times New Roman" w:eastAsia="Times New Roman" w:hAnsi="Times New Roman" w:cs="Times New Roman"/>
          <w:b/>
          <w:kern w:val="0"/>
          <w:lang w:val="es-ES_tradnl" w:eastAsia="es-ES_tradnl"/>
          <w14:ligatures w14:val="none"/>
        </w:rPr>
        <w:t xml:space="preserve">FISCAL </w:t>
      </w:r>
      <w:proofErr w:type="spellStart"/>
      <w:r w:rsidR="0062065F">
        <w:rPr>
          <w:rFonts w:ascii="Times New Roman" w:eastAsia="Times New Roman" w:hAnsi="Times New Roman" w:cs="Times New Roman"/>
          <w:b/>
          <w:kern w:val="0"/>
          <w:lang w:val="es-ES_tradnl" w:eastAsia="es-ES_tradnl"/>
          <w14:ligatures w14:val="none"/>
        </w:rPr>
        <w:t>N</w:t>
      </w:r>
      <w:r w:rsidR="00BE7247">
        <w:rPr>
          <w:rFonts w:ascii="Times New Roman" w:eastAsia="Times New Roman" w:hAnsi="Times New Roman" w:cs="Times New Roman"/>
          <w:b/>
          <w:kern w:val="0"/>
          <w:lang w:val="es-ES_tradnl" w:eastAsia="es-ES_tradnl"/>
          <w14:ligatures w14:val="none"/>
        </w:rPr>
        <w:t>°</w:t>
      </w:r>
      <w:proofErr w:type="spellEnd"/>
      <w:r w:rsidR="00BE7247">
        <w:rPr>
          <w:rFonts w:ascii="Times New Roman" w:eastAsia="Times New Roman" w:hAnsi="Times New Roman" w:cs="Times New Roman"/>
          <w:b/>
          <w:kern w:val="0"/>
          <w:lang w:val="es-ES_tradnl" w:eastAsia="es-ES_tradnl"/>
          <w14:ligatures w14:val="none"/>
        </w:rPr>
        <w:t xml:space="preserve"> «BODEGA_ROL_AVALUO»</w:t>
      </w:r>
      <w:r w:rsidR="001C4F26">
        <w:rPr>
          <w:rFonts w:ascii="Times New Roman" w:eastAsia="Times New Roman" w:hAnsi="Times New Roman" w:cs="Times New Roman"/>
          <w:b/>
          <w:kern w:val="0"/>
          <w:lang w:val="es-ES_tradnl" w:eastAsia="es-ES_tradnl"/>
          <w14:ligatures w14:val="none"/>
        </w:rPr>
        <w:t xml:space="preserve">, de «BODEGA_COMUNA».</w:t>
      </w:r>
      <w:r w:rsidR="00BE7247">
        <w:rPr>
          <w:rFonts w:ascii="Times New Roman" w:eastAsia="Times New Roman" w:hAnsi="Times New Roman" w:cs="Times New Roman"/>
          <w:b/>
          <w:kern w:val="0"/>
          <w:lang w:val="es-ES_tradnl" w:eastAsia="es-ES_tradnl"/>
          <w14:ligatures w14:val="none"/>
        </w:rPr>
        <w:t xml:space="preserve"/>
      </w:r>
      <w:r w:rsidR="00BE7247" w:rsidRPr="00BE7247">
        <w:rPr>
          <w:rFonts w:ascii="Times New Roman" w:eastAsia="Times New Roman" w:hAnsi="Times New Roman" w:cs="Times New Roman"/>
          <w:bCs/>
          <w:kern w:val="0"/>
          <w:lang w:val="es-ES_tradnl" w:eastAsia="es-ES_tradnl"/>
          <w14:ligatures w14:val="none"/>
        </w:rPr>
        <w:t xml:space="preserve"/>
      </w:r>
      <w:r w:rsidR="00BE7247">
        <w:rPr>
          <w:rFonts w:ascii="Times New Roman" w:eastAsia="Times New Roman" w:hAnsi="Times New Roman" w:cs="Times New Roman"/>
          <w:b/>
          <w:kern w:val="0"/>
          <w:lang w:val="es-ES_tradnl" w:eastAsia="es-ES_tradnl"/>
          <w14:ligatures w14:val="none"/>
        </w:rPr>
        <w:t xml:space="preserve"/>
      </w:r>
      <w:r w:rsidR="001C4F26">
        <w:rPr>
          <w:rFonts w:ascii="Times New Roman" w:eastAsia="Times New Roman" w:hAnsi="Times New Roman" w:cs="Times New Roman"/>
          <w:b/>
          <w:kern w:val="0"/>
          <w:lang w:val="es-ES_tradnl" w:eastAsia="es-ES_tradnl"/>
          <w14:ligatures w14:val="none"/>
        </w:rPr>
        <w:t xml:space="preserve"/>
      </w:r>
    </w:p>
    <w:p w14:paraId="3BE99E43"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0C693D98" w14:textId="16D60F6F" w:rsidR="005D1F48" w:rsidRPr="00F4644A" w:rsidRDefault="005D1F48" w:rsidP="00544598">
      <w:pPr>
        <w:spacing w:after="0" w:line="240" w:lineRule="auto"/>
        <w:ind w:left="180" w:right="180"/>
        <w:jc w:val="both"/>
        <w:rPr>
          <w:rFonts w:ascii="Times New Roman" w:eastAsia="Times New Roman" w:hAnsi="Times New Roman" w:cs="Times New Roman"/>
          <w:b/>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LA PRESENTE AUTORIZACIÓN VENCE EL </w:t>
      </w:r>
      <w:r w:rsidR="00D7398E">
        <w:rPr>
          <w:rFonts w:ascii="Times New Roman" w:eastAsia="Times New Roman" w:hAnsi="Times New Roman" w:cs="Times New Roman"/>
          <w:kern w:val="0"/>
          <w:lang w:val="es-ES_tradnl" w:eastAsia="es-ES_tradnl"/>
          <w14:ligatures w14:val="none"/>
        </w:rPr>
        <w:t>DÍA</w:t>
      </w:r>
      <w:r w:rsidR="00DD49D8">
        <w:rPr>
          <w:rFonts w:ascii="Times New Roman" w:eastAsia="Times New Roman" w:hAnsi="Times New Roman" w:cs="Times New Roman"/>
          <w:kern w:val="0"/>
          <w:lang w:val="es-ES_tradnl" w:eastAsia="es-ES_tradnl"/>
          <w14:ligatures w14:val="none"/>
        </w:rPr>
        <w:t xml:space="preserve"> </w:t>
      </w:r>
      <w:r w:rsidR="009A3958">
        <w:rPr>
          <w:rFonts w:ascii="Times New Roman" w:eastAsia="Times New Roman" w:hAnsi="Times New Roman" w:cs="Times New Roman"/>
          <w:kern w:val="0"/>
          <w:lang w:val="es-ES_tradnl" w:eastAsia="es-ES_tradnl"/>
          <w14:ligatures w14:val="none"/>
        </w:rPr>
        <w:fldChar w:fldCharType="begin"/>
      </w:r>
      <w:r w:rsidR="009A3958">
        <w:rPr>
          <w:rFonts w:ascii="Times New Roman" w:eastAsia="Times New Roman" w:hAnsi="Times New Roman" w:cs="Times New Roman"/>
          <w:kern w:val="0"/>
          <w:lang w:val="es-ES_tradnl" w:eastAsia="es-ES_tradnl"/>
          <w14:ligatures w14:val="none"/>
        </w:rPr>
        <w:instrText xml:space="preserve"> MERGEFIELD "VENCIMIENTO" </w:instrText>
      </w:r>
      <w:r w:rsidR="009A3958">
        <w:rPr>
          <w:rFonts w:ascii="Times New Roman" w:eastAsia="Times New Roman" w:hAnsi="Times New Roman" w:cs="Times New Roman"/>
          <w:kern w:val="0"/>
          <w:lang w:val="es-ES_tradnl" w:eastAsia="es-ES_tradnl"/>
          <w14:ligatures w14:val="none"/>
        </w:rPr>
        <w:fldChar w:fldCharType="separate"/>
      </w:r>
      <w:r w:rsidR="00031A67" w:rsidRPr="00991024">
        <w:rPr>
          <w:rFonts w:ascii="Times New Roman" w:eastAsia="Times New Roman" w:hAnsi="Times New Roman" w:cs="Times New Roman"/>
          <w:noProof/>
          <w:kern w:val="0"/>
          <w:lang w:val="es-ES_tradnl" w:eastAsia="es-ES_tradnl"/>
          <w14:ligatures w14:val="none"/>
        </w:rPr>
        <w:t>«VENCIMIENTO»</w:t>
      </w:r>
      <w:r w:rsidR="009A3958">
        <w:rPr>
          <w:rFonts w:ascii="Times New Roman" w:eastAsia="Times New Roman" w:hAnsi="Times New Roman" w:cs="Times New Roman"/>
          <w:kern w:val="0"/>
          <w:lang w:val="es-ES_tradnl" w:eastAsia="es-ES_tradnl"/>
          <w14:ligatures w14:val="none"/>
        </w:rPr>
        <w:fldChar w:fldCharType="end"/>
      </w:r>
      <w:r w:rsidRPr="00F4644A">
        <w:rPr>
          <w:rFonts w:ascii="Times New Roman" w:eastAsia="Times New Roman" w:hAnsi="Times New Roman" w:cs="Times New Roman"/>
          <w:kern w:val="0"/>
          <w:lang w:val="es-ES_tradnl" w:eastAsia="es-ES_tradnl"/>
          <w14:ligatures w14:val="none"/>
        </w:rPr>
        <w:t xml:space="preserve"> Y SE RENOVARÁ AUTOMÁ</w:t>
      </w:r>
      <w:r w:rsidR="00D7398E">
        <w:rPr>
          <w:rFonts w:ascii="Times New Roman" w:eastAsia="Times New Roman" w:hAnsi="Times New Roman" w:cs="Times New Roman"/>
          <w:kern w:val="0"/>
          <w:lang w:val="es-ES_tradnl" w:eastAsia="es-ES_tradnl"/>
          <w14:ligatures w14:val="none"/>
        </w:rPr>
        <w:t>TICAMENT</w:t>
      </w:r>
      <w:r w:rsidR="00EE14FB">
        <w:rPr>
          <w:rFonts w:ascii="Times New Roman" w:eastAsia="Times New Roman" w:hAnsi="Times New Roman" w:cs="Times New Roman"/>
          <w:kern w:val="0"/>
          <w:lang w:val="es-ES_tradnl" w:eastAsia="es-ES_tradnl"/>
          <w14:ligatures w14:val="none"/>
        </w:rPr>
        <w:t>E P</w:t>
      </w:r>
      <w:r w:rsidR="00712BD4">
        <w:rPr>
          <w:rFonts w:ascii="Times New Roman" w:eastAsia="Times New Roman" w:hAnsi="Times New Roman" w:cs="Times New Roman"/>
          <w:kern w:val="0"/>
          <w:lang w:val="es-ES_tradnl" w:eastAsia="es-ES_tradnl"/>
          <w14:ligatures w14:val="none"/>
        </w:rPr>
        <w:t>OR IGUAL PERÍODO (12</w:t>
      </w:r>
      <w:r w:rsidR="00D7398E">
        <w:rPr>
          <w:rFonts w:ascii="Times New Roman" w:eastAsia="Times New Roman" w:hAnsi="Times New Roman" w:cs="Times New Roman"/>
          <w:kern w:val="0"/>
          <w:lang w:val="es-ES_tradnl" w:eastAsia="es-ES_tradnl"/>
          <w14:ligatures w14:val="none"/>
        </w:rPr>
        <w:t xml:space="preserve"> </w:t>
      </w:r>
      <w:r w:rsidRPr="00F4644A">
        <w:rPr>
          <w:rFonts w:ascii="Times New Roman" w:eastAsia="Times New Roman" w:hAnsi="Times New Roman" w:cs="Times New Roman"/>
          <w:kern w:val="0"/>
          <w:lang w:val="es-ES_tradnl" w:eastAsia="es-ES_tradnl"/>
          <w14:ligatures w14:val="none"/>
        </w:rPr>
        <w:t xml:space="preserve">MESES), SALVO </w:t>
      </w:r>
      <w:r w:rsidR="00A20C17" w:rsidRPr="00F4644A">
        <w:rPr>
          <w:rFonts w:ascii="Times New Roman" w:eastAsia="Times New Roman" w:hAnsi="Times New Roman" w:cs="Times New Roman"/>
          <w:kern w:val="0"/>
          <w:lang w:val="es-ES_tradnl" w:eastAsia="es-ES_tradnl"/>
          <w14:ligatures w14:val="none"/>
        </w:rPr>
        <w:t xml:space="preserve">QUE SE PONGA </w:t>
      </w:r>
      <w:r w:rsidRPr="00F4644A">
        <w:rPr>
          <w:rFonts w:ascii="Times New Roman" w:eastAsia="Times New Roman" w:hAnsi="Times New Roman" w:cs="Times New Roman"/>
          <w:kern w:val="0"/>
          <w:lang w:val="es-ES_tradnl" w:eastAsia="es-ES_tradnl"/>
          <w14:ligatures w14:val="none"/>
        </w:rPr>
        <w:t>TÉRMINO.</w:t>
      </w:r>
    </w:p>
    <w:p w14:paraId="3C6CAE1C"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3060435C" w14:textId="075F244C" w:rsidR="005D1F48" w:rsidRPr="009E6865" w:rsidRDefault="005D1F48" w:rsidP="005D1F48">
      <w:pPr>
        <w:spacing w:after="0" w:line="240" w:lineRule="auto"/>
        <w:ind w:left="180" w:right="180"/>
        <w:jc w:val="both"/>
        <w:rPr>
          <w:rFonts w:ascii="Times New Roman" w:eastAsia="Times New Roman" w:hAnsi="Times New Roman" w:cs="Times New Roman"/>
          <w:bCs/>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EL PRESENTE INSTRUMENTO ES PARA SER PRESENTADO EXCLUSIVAMENTE </w:t>
      </w:r>
      <w:r w:rsidR="000F5290">
        <w:rPr>
          <w:rFonts w:ascii="Times New Roman" w:eastAsia="Times New Roman" w:hAnsi="Times New Roman" w:cs="Times New Roman"/>
          <w:kern w:val="0"/>
          <w:lang w:val="es-ES_tradnl" w:eastAsia="es-ES_tradnl"/>
          <w14:ligatures w14:val="none"/>
        </w:rPr>
        <w:t>ANTE EL</w:t>
      </w:r>
      <w:r w:rsidRPr="00F4644A">
        <w:rPr>
          <w:rFonts w:ascii="Times New Roman" w:eastAsia="Times New Roman" w:hAnsi="Times New Roman" w:cs="Times New Roman"/>
          <w:kern w:val="0"/>
          <w:lang w:val="es-ES_tradnl" w:eastAsia="es-ES_tradnl"/>
          <w14:ligatures w14:val="none"/>
        </w:rPr>
        <w:t xml:space="preserve"> SERVICIO DE IMPUESTOS INTERNOS</w:t>
      </w:r>
      <w:r w:rsidR="009E6865">
        <w:rPr>
          <w:rFonts w:ascii="Times New Roman" w:eastAsia="Times New Roman" w:hAnsi="Times New Roman" w:cs="Times New Roman"/>
          <w:b/>
          <w:kern w:val="0"/>
          <w:lang w:val="es-ES_tradnl" w:eastAsia="es-ES_tradnl"/>
          <w14:ligatures w14:val="none"/>
        </w:rPr>
        <w:t xml:space="preserve"> </w:t>
      </w:r>
      <w:r w:rsidR="000F5290">
        <w:rPr>
          <w:rFonts w:ascii="Times New Roman" w:eastAsia="Times New Roman" w:hAnsi="Times New Roman" w:cs="Times New Roman"/>
          <w:kern w:val="0"/>
          <w:lang w:val="es-ES_tradnl" w:eastAsia="es-ES_tradnl"/>
          <w14:ligatures w14:val="none"/>
        </w:rPr>
        <w:t xml:space="preserve">Y </w:t>
      </w:r>
      <w:r w:rsidRPr="00F4644A">
        <w:rPr>
          <w:rFonts w:ascii="Times New Roman" w:eastAsia="Times New Roman" w:hAnsi="Times New Roman" w:cs="Times New Roman"/>
          <w:kern w:val="0"/>
          <w:lang w:val="es-ES_tradnl" w:eastAsia="es-ES_tradnl"/>
          <w14:ligatures w14:val="none"/>
        </w:rPr>
        <w:t>MUNICIPA</w:t>
      </w:r>
      <w:r w:rsidR="00026874">
        <w:rPr>
          <w:rFonts w:ascii="Times New Roman" w:eastAsia="Times New Roman" w:hAnsi="Times New Roman" w:cs="Times New Roman"/>
          <w:kern w:val="0"/>
          <w:lang w:val="es-ES_tradnl" w:eastAsia="es-ES_tradnl"/>
          <w14:ligatures w14:val="none"/>
        </w:rPr>
        <w:t>LIDADE</w:t>
      </w:r>
      <w:r w:rsidR="001C4F26">
        <w:rPr>
          <w:rFonts w:ascii="Times New Roman" w:eastAsia="Times New Roman" w:hAnsi="Times New Roman" w:cs="Times New Roman"/>
          <w:kern w:val="0"/>
          <w:lang w:val="es-ES_tradnl" w:eastAsia="es-ES_tradnl"/>
          <w14:ligatures w14:val="none"/>
        </w:rPr>
        <w:t>S</w:t>
      </w:r>
      <w:r w:rsidR="006A5232">
        <w:rPr>
          <w:rFonts w:ascii="Times New Roman" w:eastAsia="Times New Roman" w:hAnsi="Times New Roman" w:cs="Times New Roman"/>
          <w:bCs/>
          <w:kern w:val="0"/>
          <w:lang w:val="es-ES_tradnl" w:eastAsia="es-ES_tradnl"/>
          <w14:ligatures w14:val="none"/>
        </w:rPr>
        <w:t>.</w:t>
      </w:r>
    </w:p>
    <w:p w14:paraId="5AAB6CBC" w14:textId="77777777" w:rsidR="005D1F48" w:rsidRPr="005D1F48" w:rsidRDefault="005D1F48" w:rsidP="004C11CB">
      <w:pPr>
        <w:spacing w:after="0" w:line="240" w:lineRule="auto"/>
        <w:ind w:right="180"/>
        <w:jc w:val="both"/>
        <w:rPr>
          <w:rFonts w:ascii="Times New Roman" w:eastAsia="Times New Roman" w:hAnsi="Times New Roman" w:cs="Times New Roman"/>
          <w:kern w:val="0"/>
          <w:sz w:val="26"/>
          <w:szCs w:val="26"/>
          <w:lang w:val="es-ES_tradnl" w:eastAsia="es-ES_tradnl"/>
          <w14:ligatures w14:val="none"/>
        </w:rPr>
      </w:pPr>
    </w:p>
    <w:p w14:paraId="7D7743DB" w14:textId="1DAE07C1"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r w:rsidRPr="005D1F48">
        <w:rPr>
          <w:rFonts w:ascii="Times New Roman" w:eastAsia="Times New Roman" w:hAnsi="Times New Roman" w:cs="Times New Roman"/>
          <w:noProof/>
          <w:kern w:val="0"/>
          <w:lang w:eastAsia="es-CL"/>
          <w14:ligatures w14:val="none"/>
        </w:rPr>
        <w:t>[IMAGEN DEL DOCUMENTO DE IDENTIDAD DEL AUTORIZANTE: la incorpora el sistema al generar el documento]</w:t>
      </w:r>
      <w:r w:rsidR="00C549A0">
        <w:rPr>
          <w:rFonts w:ascii="Times New Roman" w:eastAsia="Times New Roman" w:hAnsi="Times New Roman" w:cs="Times New Roman"/>
          <w:kern w:val="0"/>
          <w:sz w:val="26"/>
          <w:szCs w:val="26"/>
          <w:lang w:val="es-ES_tradnl" w:eastAsia="es-ES_tradnl"/>
          <w14:ligatures w14:val="none"/>
        </w:rPr>
        <w:t xml:space="preserve">     </w:t>
      </w:r>
      <w:r w:rsidRPr="005D1F48">
        <w:rPr>
          <w:rFonts w:ascii="Times New Roman" w:eastAsia="Times New Roman" w:hAnsi="Times New Roman" w:cs="Times New Roman"/>
          <w:noProof/>
          <w:kern w:val="0"/>
          <w:lang w:eastAsia="es-CL"/>
          <w14:ligatures w14:val="none"/>
        </w:rPr>
        <w:t>[IMAGEN DEL DOCUMENTO DE IDENTIDAD DEL AUTORIZANTE: la incorpora el sistema al generar el documento]</w:t>
      </w:r>
    </w:p>
    <w:p w14:paraId="63732769" w14:textId="77777777"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p>
    <w:p w14:paraId="16AE990F" w14:textId="77777777" w:rsidR="00F4644A" w:rsidRDefault="00F4644A"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2AB73357" w14:textId="37F197E3" w:rsidR="00422CB2" w:rsidRDefault="005D1F48"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SE PERMITE EL USO DE ESTA </w:t>
      </w:r>
      <w:r w:rsidR="007652CF">
        <w:rPr>
          <w:rFonts w:ascii="Times New Roman" w:eastAsia="Times New Roman" w:hAnsi="Times New Roman" w:cs="Times New Roman"/>
          <w:kern w:val="0"/>
          <w:lang w:val="es-ES_tradnl" w:eastAsia="es-ES_tradnl"/>
          <w14:ligatures w14:val="none"/>
        </w:rPr>
        <w:t>IMAGEN</w:t>
      </w:r>
      <w:r w:rsidRPr="00F4644A">
        <w:rPr>
          <w:rFonts w:ascii="Times New Roman" w:eastAsia="Times New Roman" w:hAnsi="Times New Roman" w:cs="Times New Roman"/>
          <w:kern w:val="0"/>
          <w:lang w:val="es-ES_tradnl" w:eastAsia="es-ES_tradnl"/>
          <w14:ligatures w14:val="none"/>
        </w:rPr>
        <w:t xml:space="preserve"> DE MI CÉDULA DE IDENTIDAD, A LA </w:t>
      </w:r>
      <w:r w:rsidRPr="00DF3632">
        <w:rPr>
          <w:rFonts w:ascii="Times New Roman" w:eastAsia="Times New Roman" w:hAnsi="Times New Roman" w:cs="Times New Roman"/>
          <w:kern w:val="0"/>
          <w:lang w:val="es-ES_tradnl" w:eastAsia="es-ES_tradnl"/>
          <w14:ligatures w14:val="none"/>
        </w:rPr>
        <w:t xml:space="preserve">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«RAZON_SOCIAL»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B8547D">
        <w:rPr>
          <w:rFonts w:ascii="Times New Roman" w:eastAsia="Times New Roman" w:hAnsi="Times New Roman" w:cs="Times New Roman"/>
          <w:kern w:val="0"/>
          <w:lang w:val="es-ES_tradnl" w:eastAsia="es-ES_tradnl"/>
          <w14:ligatures w14:val="none"/>
        </w:rPr>
        <w:t xml:space="preserve">OL ÚNICO </w:t>
      </w:r>
      <w:r w:rsidRPr="00DF3632">
        <w:rPr>
          <w:rFonts w:ascii="Times New Roman" w:eastAsia="Times New Roman" w:hAnsi="Times New Roman" w:cs="Times New Roman"/>
          <w:kern w:val="0"/>
          <w:lang w:val="es-ES_tradnl" w:eastAsia="es-ES_tradnl"/>
          <w14:ligatures w14:val="none"/>
        </w:rPr>
        <w:t>T</w:t>
      </w:r>
      <w:r w:rsidR="00B8547D">
        <w:rPr>
          <w:rFonts w:ascii="Times New Roman" w:eastAsia="Times New Roman" w:hAnsi="Times New Roman" w:cs="Times New Roman"/>
          <w:kern w:val="0"/>
          <w:lang w:val="es-ES_tradnl" w:eastAsia="es-ES_tradnl"/>
          <w14:ligatures w14:val="none"/>
        </w:rPr>
        <w:t xml:space="preserve">RIBUTARIO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«RUT»</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«REPRESENTANTE_LEGAL»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B8547D">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«RUT_REP_LEGAL»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SER USADA EXCLUSIVAMENTE </w:t>
      </w:r>
      <w:r w:rsidR="000F5290" w:rsidRPr="00DF3632">
        <w:rPr>
          <w:rFonts w:ascii="Times New Roman" w:eastAsia="Times New Roman" w:hAnsi="Times New Roman" w:cs="Times New Roman"/>
          <w:kern w:val="0"/>
          <w:lang w:val="es-ES_tradnl" w:eastAsia="es-ES_tradnl"/>
          <w14:ligatures w14:val="none"/>
        </w:rPr>
        <w:t>ANTE</w:t>
      </w:r>
      <w:r w:rsidRPr="00DF3632">
        <w:rPr>
          <w:rFonts w:ascii="Times New Roman" w:eastAsia="Times New Roman" w:hAnsi="Times New Roman" w:cs="Times New Roman"/>
          <w:kern w:val="0"/>
          <w:lang w:val="es-ES_tradnl" w:eastAsia="es-ES_tradnl"/>
          <w14:ligatures w14:val="none"/>
        </w:rPr>
        <w:t xml:space="preserve"> EL SERVICIO DE IMPUESTOS INTERNOS</w:t>
      </w:r>
      <w:r w:rsidRPr="00F4644A">
        <w:rPr>
          <w:rFonts w:ascii="Times New Roman" w:eastAsia="Times New Roman" w:hAnsi="Times New Roman" w:cs="Times New Roman"/>
          <w:kern w:val="0"/>
          <w:lang w:val="es-ES_tradnl" w:eastAsia="es-ES_tradnl"/>
          <w14:ligatures w14:val="none"/>
        </w:rPr>
        <w:t>, COMO COMPLEMENTO A LA PRESENTE AUTORIZACION.</w:t>
      </w:r>
      <w:bookmarkEnd w:id="3"/>
      <w:bookmarkEnd w:id="13"/>
    </w:p>
    <w:bookmarkEnd w:id="14"/>
    <w:p w14:paraId="2D9B0E39" w14:textId="1D3034A6" w:rsidR="00801037" w:rsidRDefault="00801037"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5D6078FA" w14:textId="328050FC" w:rsidR="00801037" w:rsidRPr="00960578" w:rsidRDefault="00801037"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p>
    <w:sectPr w:rsidR="00801037" w:rsidRPr="00960578" w:rsidSect="00156C2C">
      <w:headerReference w:type="default" r:id="rId14"/>
      <w:footerReference w:type="default" r:id="rId15"/>
      <w:pgSz w:w="11907" w:h="16840" w:code="9"/>
      <w:pgMar w:top="1134" w:right="1418" w:bottom="1134" w:left="1418" w:header="708" w:footer="708"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B5B55" w14:textId="77777777" w:rsidR="0056791C" w:rsidRDefault="0056791C" w:rsidP="008932C7">
      <w:pPr>
        <w:spacing w:after="0" w:line="240" w:lineRule="auto"/>
      </w:pPr>
      <w:r>
        <w:separator/>
      </w:r>
    </w:p>
  </w:endnote>
  <w:endnote w:type="continuationSeparator" w:id="0">
    <w:p w14:paraId="34C8039D" w14:textId="77777777" w:rsidR="0056791C" w:rsidRDefault="0056791C" w:rsidP="0089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6DE" w14:textId="7A3366D2" w:rsidR="00026874" w:rsidRPr="00D90792" w:rsidRDefault="00026874">
    <w:pPr>
      <w:pStyle w:val="Piedepgina"/>
      <w:rPr>
        <w:color w:val="3A7C22" w:themeColor="accent6" w:themeShade="BF"/>
      </w:rPr>
    </w:pPr>
    <w:r w:rsidRPr="00D90792">
      <w:rPr>
        <w:color w:val="3A7C22" w:themeColor="accent6" w:themeShade="BF"/>
      </w:rPr>
      <w:ptab w:relativeTo="margin" w:alignment="center" w:leader="none"/>
    </w:r>
    <w:r w:rsidRPr="00D90792">
      <w:rPr>
        <w:color w:val="3A7C22" w:themeColor="accent6" w:themeShade="BF"/>
      </w:rPr>
      <w:t>www.easyoffice.cl</w:t>
    </w:r>
    <w:r w:rsidRPr="00D90792">
      <w:rPr>
        <w:color w:val="3A7C22" w:themeColor="accent6" w:themeShade="B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18ED" w14:textId="4FF8BA7E" w:rsidR="00026874" w:rsidRPr="00AA69C4" w:rsidRDefault="00026874" w:rsidP="00AA47E2">
    <w:pPr>
      <w:pStyle w:val="Piedepgina"/>
      <w:jc w:val="center"/>
      <w:rPr>
        <w:color w:val="3A7C22" w:themeColor="accent6" w:themeShade="BF"/>
      </w:rPr>
    </w:pPr>
    <w:r w:rsidRPr="00AA69C4">
      <w:rPr>
        <w:color w:val="3A7C22" w:themeColor="accent6" w:themeShade="BF"/>
      </w:rPr>
      <w:t>www.easyoffice.cl</w:t>
    </w:r>
  </w:p>
  <w:p w14:paraId="392E250E" w14:textId="77777777" w:rsidR="00026874" w:rsidRDefault="000268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B3A1F" w14:textId="77777777" w:rsidR="0056791C" w:rsidRDefault="0056791C" w:rsidP="008932C7">
      <w:pPr>
        <w:spacing w:after="0" w:line="240" w:lineRule="auto"/>
      </w:pPr>
      <w:r>
        <w:separator/>
      </w:r>
    </w:p>
  </w:footnote>
  <w:footnote w:type="continuationSeparator" w:id="0">
    <w:p w14:paraId="4630DC8C" w14:textId="77777777" w:rsidR="0056791C" w:rsidRDefault="0056791C" w:rsidP="0089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3F55" w14:textId="1459D421" w:rsidR="00026874" w:rsidRDefault="00026874">
    <w:pPr>
      <w:pStyle w:val="Encabezado"/>
    </w:pPr>
    <w:r>
      <w:ptab w:relativeTo="margin" w:alignment="center" w:leader="none"/>
    </w:r>
    <w:r>
      <w:rPr>
        <w:noProof/>
        <w:lang w:eastAsia="es-CL"/>
      </w:rPr>
      <w:drawing>
        <wp:inline distT="0" distB="0" distL="0" distR="0" wp14:anchorId="552B9FF2" wp14:editId="193439B8">
          <wp:extent cx="652462" cy="654476"/>
          <wp:effectExtent l="0" t="0" r="0" b="0"/>
          <wp:docPr id="1849231309"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381"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90775" cy="69290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4F9B" w14:textId="027E27B9" w:rsidR="00026874" w:rsidRDefault="00026874" w:rsidP="007E47AB">
    <w:pPr>
      <w:pStyle w:val="Encabezado"/>
      <w:ind w:right="480"/>
      <w:jc w:val="center"/>
    </w:pPr>
    <w:r>
      <w:rPr>
        <w:noProof/>
        <w:lang w:eastAsia="es-CL"/>
      </w:rPr>
      <w:drawing>
        <wp:inline distT="0" distB="0" distL="0" distR="0" wp14:anchorId="3CC688C6" wp14:editId="39968A3E">
          <wp:extent cx="528637" cy="530269"/>
          <wp:effectExtent l="0" t="0" r="5080" b="3175"/>
          <wp:docPr id="951759474"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947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51038" cy="55274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C7"/>
    <w:rsid w:val="00002374"/>
    <w:rsid w:val="00010427"/>
    <w:rsid w:val="000137D3"/>
    <w:rsid w:val="00021B9B"/>
    <w:rsid w:val="00024C52"/>
    <w:rsid w:val="00026874"/>
    <w:rsid w:val="00031A67"/>
    <w:rsid w:val="00035094"/>
    <w:rsid w:val="00037816"/>
    <w:rsid w:val="00043CA9"/>
    <w:rsid w:val="00047275"/>
    <w:rsid w:val="00057169"/>
    <w:rsid w:val="000656AD"/>
    <w:rsid w:val="00070AC0"/>
    <w:rsid w:val="000710AD"/>
    <w:rsid w:val="00075233"/>
    <w:rsid w:val="00081949"/>
    <w:rsid w:val="000914FB"/>
    <w:rsid w:val="000930C9"/>
    <w:rsid w:val="000939BA"/>
    <w:rsid w:val="00095D8A"/>
    <w:rsid w:val="000B66A8"/>
    <w:rsid w:val="000C4C1C"/>
    <w:rsid w:val="000D6B6D"/>
    <w:rsid w:val="000D7C9D"/>
    <w:rsid w:val="000E190C"/>
    <w:rsid w:val="000E26EB"/>
    <w:rsid w:val="000E36AC"/>
    <w:rsid w:val="000F01EC"/>
    <w:rsid w:val="000F310A"/>
    <w:rsid w:val="000F5290"/>
    <w:rsid w:val="00115A10"/>
    <w:rsid w:val="00126B8C"/>
    <w:rsid w:val="00127A35"/>
    <w:rsid w:val="00132F26"/>
    <w:rsid w:val="00141AF1"/>
    <w:rsid w:val="00156C2C"/>
    <w:rsid w:val="00181418"/>
    <w:rsid w:val="00195F01"/>
    <w:rsid w:val="0019765F"/>
    <w:rsid w:val="001B6F32"/>
    <w:rsid w:val="001C33C0"/>
    <w:rsid w:val="001C4F26"/>
    <w:rsid w:val="001C668A"/>
    <w:rsid w:val="001D233D"/>
    <w:rsid w:val="001D342E"/>
    <w:rsid w:val="001E2BEB"/>
    <w:rsid w:val="00204389"/>
    <w:rsid w:val="00210423"/>
    <w:rsid w:val="00212907"/>
    <w:rsid w:val="00226513"/>
    <w:rsid w:val="00227618"/>
    <w:rsid w:val="0023346F"/>
    <w:rsid w:val="00234CB9"/>
    <w:rsid w:val="00237213"/>
    <w:rsid w:val="00275EC9"/>
    <w:rsid w:val="00293139"/>
    <w:rsid w:val="00294543"/>
    <w:rsid w:val="002B6288"/>
    <w:rsid w:val="002C0616"/>
    <w:rsid w:val="002D7892"/>
    <w:rsid w:val="002E1090"/>
    <w:rsid w:val="002E60CB"/>
    <w:rsid w:val="002E6491"/>
    <w:rsid w:val="002F0AFD"/>
    <w:rsid w:val="002F1FE9"/>
    <w:rsid w:val="002F495D"/>
    <w:rsid w:val="0030143B"/>
    <w:rsid w:val="00303327"/>
    <w:rsid w:val="00305829"/>
    <w:rsid w:val="00314933"/>
    <w:rsid w:val="00333A1E"/>
    <w:rsid w:val="0033770B"/>
    <w:rsid w:val="003420DB"/>
    <w:rsid w:val="003467DF"/>
    <w:rsid w:val="00355E66"/>
    <w:rsid w:val="00360FD1"/>
    <w:rsid w:val="00362107"/>
    <w:rsid w:val="00390C2D"/>
    <w:rsid w:val="003B0224"/>
    <w:rsid w:val="003B31D6"/>
    <w:rsid w:val="003C3F8C"/>
    <w:rsid w:val="003E32F7"/>
    <w:rsid w:val="003F4435"/>
    <w:rsid w:val="003F627C"/>
    <w:rsid w:val="0040682C"/>
    <w:rsid w:val="00422CB2"/>
    <w:rsid w:val="0043228D"/>
    <w:rsid w:val="00436981"/>
    <w:rsid w:val="00454A5E"/>
    <w:rsid w:val="00461903"/>
    <w:rsid w:val="00464643"/>
    <w:rsid w:val="0046510F"/>
    <w:rsid w:val="00472171"/>
    <w:rsid w:val="00480358"/>
    <w:rsid w:val="00481ADA"/>
    <w:rsid w:val="004857C6"/>
    <w:rsid w:val="0048741F"/>
    <w:rsid w:val="00490369"/>
    <w:rsid w:val="004905D3"/>
    <w:rsid w:val="004A345B"/>
    <w:rsid w:val="004A497D"/>
    <w:rsid w:val="004B730E"/>
    <w:rsid w:val="004B73B7"/>
    <w:rsid w:val="004C11CB"/>
    <w:rsid w:val="004C1D43"/>
    <w:rsid w:val="004D7753"/>
    <w:rsid w:val="004E2D1B"/>
    <w:rsid w:val="004E3308"/>
    <w:rsid w:val="004F5C76"/>
    <w:rsid w:val="00502F95"/>
    <w:rsid w:val="005140E2"/>
    <w:rsid w:val="00514764"/>
    <w:rsid w:val="005170E7"/>
    <w:rsid w:val="00522930"/>
    <w:rsid w:val="00532C26"/>
    <w:rsid w:val="00533423"/>
    <w:rsid w:val="00544598"/>
    <w:rsid w:val="00545D65"/>
    <w:rsid w:val="00547810"/>
    <w:rsid w:val="00554C78"/>
    <w:rsid w:val="00560126"/>
    <w:rsid w:val="00560814"/>
    <w:rsid w:val="00563664"/>
    <w:rsid w:val="0056791C"/>
    <w:rsid w:val="005827A3"/>
    <w:rsid w:val="005958BC"/>
    <w:rsid w:val="005A482E"/>
    <w:rsid w:val="005A539E"/>
    <w:rsid w:val="005B0013"/>
    <w:rsid w:val="005B36B1"/>
    <w:rsid w:val="005D1F48"/>
    <w:rsid w:val="005D7817"/>
    <w:rsid w:val="005E036C"/>
    <w:rsid w:val="005F0612"/>
    <w:rsid w:val="005F2BF4"/>
    <w:rsid w:val="005F456E"/>
    <w:rsid w:val="005F479F"/>
    <w:rsid w:val="005F5CC9"/>
    <w:rsid w:val="0062065F"/>
    <w:rsid w:val="00641E9C"/>
    <w:rsid w:val="0064474A"/>
    <w:rsid w:val="00653425"/>
    <w:rsid w:val="00656A6F"/>
    <w:rsid w:val="006635A0"/>
    <w:rsid w:val="006674AE"/>
    <w:rsid w:val="006717BD"/>
    <w:rsid w:val="0067424C"/>
    <w:rsid w:val="00676AC1"/>
    <w:rsid w:val="00683CE2"/>
    <w:rsid w:val="00684A18"/>
    <w:rsid w:val="00691E6A"/>
    <w:rsid w:val="006A062F"/>
    <w:rsid w:val="006A16A2"/>
    <w:rsid w:val="006A5232"/>
    <w:rsid w:val="006B0E38"/>
    <w:rsid w:val="006C6E2D"/>
    <w:rsid w:val="006D210A"/>
    <w:rsid w:val="006D2183"/>
    <w:rsid w:val="006D7094"/>
    <w:rsid w:val="006F1062"/>
    <w:rsid w:val="007059C0"/>
    <w:rsid w:val="00712BD4"/>
    <w:rsid w:val="00715D0E"/>
    <w:rsid w:val="00720904"/>
    <w:rsid w:val="00722238"/>
    <w:rsid w:val="007325D6"/>
    <w:rsid w:val="00742C79"/>
    <w:rsid w:val="00743F7E"/>
    <w:rsid w:val="007451DC"/>
    <w:rsid w:val="00753292"/>
    <w:rsid w:val="00754C3F"/>
    <w:rsid w:val="007652CF"/>
    <w:rsid w:val="007759FB"/>
    <w:rsid w:val="00780F38"/>
    <w:rsid w:val="007A0530"/>
    <w:rsid w:val="007A1F49"/>
    <w:rsid w:val="007A35F6"/>
    <w:rsid w:val="007B6574"/>
    <w:rsid w:val="007C462A"/>
    <w:rsid w:val="007D292F"/>
    <w:rsid w:val="007D40E5"/>
    <w:rsid w:val="007E40C7"/>
    <w:rsid w:val="007E47AB"/>
    <w:rsid w:val="007F0726"/>
    <w:rsid w:val="007F0C72"/>
    <w:rsid w:val="00801037"/>
    <w:rsid w:val="008046D3"/>
    <w:rsid w:val="008130DE"/>
    <w:rsid w:val="00821A7F"/>
    <w:rsid w:val="0083607B"/>
    <w:rsid w:val="00843BE3"/>
    <w:rsid w:val="00845F10"/>
    <w:rsid w:val="00850DF2"/>
    <w:rsid w:val="00860FB4"/>
    <w:rsid w:val="008657FA"/>
    <w:rsid w:val="008659DF"/>
    <w:rsid w:val="0086726F"/>
    <w:rsid w:val="008741DC"/>
    <w:rsid w:val="008806FF"/>
    <w:rsid w:val="008878EC"/>
    <w:rsid w:val="008932C7"/>
    <w:rsid w:val="008A7D73"/>
    <w:rsid w:val="008B469E"/>
    <w:rsid w:val="008B56A5"/>
    <w:rsid w:val="008B67EE"/>
    <w:rsid w:val="008C138C"/>
    <w:rsid w:val="008C1F8D"/>
    <w:rsid w:val="008E05A3"/>
    <w:rsid w:val="008F0257"/>
    <w:rsid w:val="008F1601"/>
    <w:rsid w:val="00900033"/>
    <w:rsid w:val="009026F5"/>
    <w:rsid w:val="009076E3"/>
    <w:rsid w:val="00912D4E"/>
    <w:rsid w:val="00912E25"/>
    <w:rsid w:val="00914599"/>
    <w:rsid w:val="00944145"/>
    <w:rsid w:val="009509FF"/>
    <w:rsid w:val="00960578"/>
    <w:rsid w:val="00977184"/>
    <w:rsid w:val="00977990"/>
    <w:rsid w:val="00985427"/>
    <w:rsid w:val="00987C4F"/>
    <w:rsid w:val="0099174F"/>
    <w:rsid w:val="00991DB6"/>
    <w:rsid w:val="009A3958"/>
    <w:rsid w:val="009A4775"/>
    <w:rsid w:val="009B022F"/>
    <w:rsid w:val="009B0599"/>
    <w:rsid w:val="009B1E64"/>
    <w:rsid w:val="009D33A1"/>
    <w:rsid w:val="009D5F8A"/>
    <w:rsid w:val="009D68D0"/>
    <w:rsid w:val="009E03B5"/>
    <w:rsid w:val="009E3305"/>
    <w:rsid w:val="009E6865"/>
    <w:rsid w:val="00A014DD"/>
    <w:rsid w:val="00A01A7E"/>
    <w:rsid w:val="00A03772"/>
    <w:rsid w:val="00A12670"/>
    <w:rsid w:val="00A20C17"/>
    <w:rsid w:val="00A261C7"/>
    <w:rsid w:val="00A41A54"/>
    <w:rsid w:val="00A43959"/>
    <w:rsid w:val="00A50464"/>
    <w:rsid w:val="00A514D1"/>
    <w:rsid w:val="00A622DA"/>
    <w:rsid w:val="00A642AC"/>
    <w:rsid w:val="00A64A15"/>
    <w:rsid w:val="00A65E34"/>
    <w:rsid w:val="00A66931"/>
    <w:rsid w:val="00A76EEA"/>
    <w:rsid w:val="00A8322F"/>
    <w:rsid w:val="00A8578C"/>
    <w:rsid w:val="00A950E4"/>
    <w:rsid w:val="00AA1F10"/>
    <w:rsid w:val="00AA47E2"/>
    <w:rsid w:val="00AA69C4"/>
    <w:rsid w:val="00AD31E5"/>
    <w:rsid w:val="00AD325B"/>
    <w:rsid w:val="00AD4ED4"/>
    <w:rsid w:val="00AD69AD"/>
    <w:rsid w:val="00AF319A"/>
    <w:rsid w:val="00AF701A"/>
    <w:rsid w:val="00AF7A2F"/>
    <w:rsid w:val="00B031F5"/>
    <w:rsid w:val="00B245C7"/>
    <w:rsid w:val="00B27832"/>
    <w:rsid w:val="00B42292"/>
    <w:rsid w:val="00B426C7"/>
    <w:rsid w:val="00B50AE2"/>
    <w:rsid w:val="00B53B2C"/>
    <w:rsid w:val="00B5538E"/>
    <w:rsid w:val="00B61AF9"/>
    <w:rsid w:val="00B635AD"/>
    <w:rsid w:val="00B8547D"/>
    <w:rsid w:val="00BA05AC"/>
    <w:rsid w:val="00BA2C11"/>
    <w:rsid w:val="00BE7247"/>
    <w:rsid w:val="00BF1014"/>
    <w:rsid w:val="00BF30B2"/>
    <w:rsid w:val="00BF3DE3"/>
    <w:rsid w:val="00BF71B2"/>
    <w:rsid w:val="00C00891"/>
    <w:rsid w:val="00C110CA"/>
    <w:rsid w:val="00C24424"/>
    <w:rsid w:val="00C3063C"/>
    <w:rsid w:val="00C32BB7"/>
    <w:rsid w:val="00C45AE4"/>
    <w:rsid w:val="00C50AC7"/>
    <w:rsid w:val="00C549A0"/>
    <w:rsid w:val="00C610C9"/>
    <w:rsid w:val="00C65BB6"/>
    <w:rsid w:val="00C765F4"/>
    <w:rsid w:val="00C8621E"/>
    <w:rsid w:val="00CA77B4"/>
    <w:rsid w:val="00CB78A4"/>
    <w:rsid w:val="00CC030C"/>
    <w:rsid w:val="00CD1D66"/>
    <w:rsid w:val="00CD3C34"/>
    <w:rsid w:val="00CD7552"/>
    <w:rsid w:val="00CE0C9F"/>
    <w:rsid w:val="00CF2374"/>
    <w:rsid w:val="00D03271"/>
    <w:rsid w:val="00D06239"/>
    <w:rsid w:val="00D14ED2"/>
    <w:rsid w:val="00D32CD5"/>
    <w:rsid w:val="00D3627F"/>
    <w:rsid w:val="00D37674"/>
    <w:rsid w:val="00D4158D"/>
    <w:rsid w:val="00D42443"/>
    <w:rsid w:val="00D539A2"/>
    <w:rsid w:val="00D7189A"/>
    <w:rsid w:val="00D72A05"/>
    <w:rsid w:val="00D7398E"/>
    <w:rsid w:val="00D74F47"/>
    <w:rsid w:val="00D80BE2"/>
    <w:rsid w:val="00D82D23"/>
    <w:rsid w:val="00D90792"/>
    <w:rsid w:val="00DA27AA"/>
    <w:rsid w:val="00DA69F0"/>
    <w:rsid w:val="00DB51E1"/>
    <w:rsid w:val="00DD49D8"/>
    <w:rsid w:val="00DD5BBC"/>
    <w:rsid w:val="00DE05B9"/>
    <w:rsid w:val="00DE45C6"/>
    <w:rsid w:val="00DE6CF0"/>
    <w:rsid w:val="00DF3632"/>
    <w:rsid w:val="00DF5A97"/>
    <w:rsid w:val="00E05670"/>
    <w:rsid w:val="00E1000E"/>
    <w:rsid w:val="00E12838"/>
    <w:rsid w:val="00E22325"/>
    <w:rsid w:val="00E32CB5"/>
    <w:rsid w:val="00E33025"/>
    <w:rsid w:val="00E33CE9"/>
    <w:rsid w:val="00E4437C"/>
    <w:rsid w:val="00E44472"/>
    <w:rsid w:val="00E5325A"/>
    <w:rsid w:val="00E538D1"/>
    <w:rsid w:val="00E65133"/>
    <w:rsid w:val="00E73D74"/>
    <w:rsid w:val="00E82354"/>
    <w:rsid w:val="00E905BC"/>
    <w:rsid w:val="00E90B25"/>
    <w:rsid w:val="00E92DBE"/>
    <w:rsid w:val="00E9557E"/>
    <w:rsid w:val="00EC1270"/>
    <w:rsid w:val="00EC12D0"/>
    <w:rsid w:val="00EC67E8"/>
    <w:rsid w:val="00EE14FB"/>
    <w:rsid w:val="00EE1DE3"/>
    <w:rsid w:val="00EF270A"/>
    <w:rsid w:val="00F14147"/>
    <w:rsid w:val="00F150FE"/>
    <w:rsid w:val="00F4644A"/>
    <w:rsid w:val="00F65875"/>
    <w:rsid w:val="00F6747B"/>
    <w:rsid w:val="00F71F06"/>
    <w:rsid w:val="00F931BB"/>
    <w:rsid w:val="00F93FE2"/>
    <w:rsid w:val="00FA54E8"/>
    <w:rsid w:val="00FA7442"/>
    <w:rsid w:val="00FB2162"/>
    <w:rsid w:val="00FB3CF7"/>
    <w:rsid w:val="00FB4AF2"/>
    <w:rsid w:val="00FB4E6F"/>
    <w:rsid w:val="00FC19F0"/>
    <w:rsid w:val="00FC5580"/>
    <w:rsid w:val="00FC69B2"/>
    <w:rsid w:val="00FD7519"/>
    <w:rsid w:val="00FE5C3F"/>
    <w:rsid w:val="00FF4394"/>
    <w:rsid w:val="00FF63F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5D92"/>
  <w15:chartTrackingRefBased/>
  <w15:docId w15:val="{92D70A9E-F108-4D9C-9976-9A206A3F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7"/>
  </w:style>
  <w:style w:type="paragraph" w:styleId="Ttulo1">
    <w:name w:val="heading 1"/>
    <w:basedOn w:val="Normal"/>
    <w:next w:val="Normal"/>
    <w:link w:val="Ttulo1Car"/>
    <w:uiPriority w:val="9"/>
    <w:qFormat/>
    <w:rsid w:val="0089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3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3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3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3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3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3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3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3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3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2C7"/>
    <w:rPr>
      <w:rFonts w:eastAsiaTheme="majorEastAsia" w:cstheme="majorBidi"/>
      <w:color w:val="272727" w:themeColor="text1" w:themeTint="D8"/>
    </w:rPr>
  </w:style>
  <w:style w:type="paragraph" w:styleId="Ttulo">
    <w:name w:val="Title"/>
    <w:basedOn w:val="Normal"/>
    <w:next w:val="Normal"/>
    <w:link w:val="TtuloCar"/>
    <w:uiPriority w:val="10"/>
    <w:qFormat/>
    <w:rsid w:val="0089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2C7"/>
    <w:pPr>
      <w:spacing w:before="160"/>
      <w:jc w:val="center"/>
    </w:pPr>
    <w:rPr>
      <w:i/>
      <w:iCs/>
      <w:color w:val="404040" w:themeColor="text1" w:themeTint="BF"/>
    </w:rPr>
  </w:style>
  <w:style w:type="character" w:customStyle="1" w:styleId="CitaCar">
    <w:name w:val="Cita Car"/>
    <w:basedOn w:val="Fuentedeprrafopredeter"/>
    <w:link w:val="Cita"/>
    <w:uiPriority w:val="29"/>
    <w:rsid w:val="008932C7"/>
    <w:rPr>
      <w:i/>
      <w:iCs/>
      <w:color w:val="404040" w:themeColor="text1" w:themeTint="BF"/>
    </w:rPr>
  </w:style>
  <w:style w:type="paragraph" w:styleId="Prrafodelista">
    <w:name w:val="List Paragraph"/>
    <w:basedOn w:val="Normal"/>
    <w:uiPriority w:val="34"/>
    <w:qFormat/>
    <w:rsid w:val="008932C7"/>
    <w:pPr>
      <w:ind w:left="720"/>
      <w:contextualSpacing/>
    </w:pPr>
  </w:style>
  <w:style w:type="character" w:styleId="nfasisintenso">
    <w:name w:val="Intense Emphasis"/>
    <w:basedOn w:val="Fuentedeprrafopredeter"/>
    <w:uiPriority w:val="21"/>
    <w:qFormat/>
    <w:rsid w:val="008932C7"/>
    <w:rPr>
      <w:i/>
      <w:iCs/>
      <w:color w:val="0F4761" w:themeColor="accent1" w:themeShade="BF"/>
    </w:rPr>
  </w:style>
  <w:style w:type="paragraph" w:styleId="Citadestacada">
    <w:name w:val="Intense Quote"/>
    <w:basedOn w:val="Normal"/>
    <w:next w:val="Normal"/>
    <w:link w:val="CitadestacadaCar"/>
    <w:uiPriority w:val="30"/>
    <w:qFormat/>
    <w:rsid w:val="0089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32C7"/>
    <w:rPr>
      <w:i/>
      <w:iCs/>
      <w:color w:val="0F4761" w:themeColor="accent1" w:themeShade="BF"/>
    </w:rPr>
  </w:style>
  <w:style w:type="character" w:styleId="Referenciaintensa">
    <w:name w:val="Intense Reference"/>
    <w:basedOn w:val="Fuentedeprrafopredeter"/>
    <w:uiPriority w:val="32"/>
    <w:qFormat/>
    <w:rsid w:val="008932C7"/>
    <w:rPr>
      <w:b/>
      <w:bCs/>
      <w:smallCaps/>
      <w:color w:val="0F4761" w:themeColor="accent1" w:themeShade="BF"/>
      <w:spacing w:val="5"/>
    </w:rPr>
  </w:style>
  <w:style w:type="paragraph" w:styleId="Encabezado">
    <w:name w:val="header"/>
    <w:basedOn w:val="Normal"/>
    <w:link w:val="EncabezadoCar"/>
    <w:uiPriority w:val="99"/>
    <w:unhideWhenUsed/>
    <w:rsid w:val="008932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2C7"/>
  </w:style>
  <w:style w:type="paragraph" w:styleId="Piedepgina">
    <w:name w:val="footer"/>
    <w:basedOn w:val="Normal"/>
    <w:link w:val="PiedepginaCar"/>
    <w:uiPriority w:val="99"/>
    <w:unhideWhenUsed/>
    <w:rsid w:val="008932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2C7"/>
  </w:style>
  <w:style w:type="character" w:customStyle="1" w:styleId="dsmiconlisttext">
    <w:name w:val="dsm_icon_list_text"/>
    <w:basedOn w:val="Fuentedeprrafopredeter"/>
    <w:rsid w:val="005170E7"/>
  </w:style>
  <w:style w:type="table" w:styleId="Tablaconcuadrcula">
    <w:name w:val="Table Grid"/>
    <w:basedOn w:val="Tablanormal"/>
    <w:uiPriority w:val="39"/>
    <w:rsid w:val="0090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C0616"/>
    <w:rPr>
      <w:color w:val="467886" w:themeColor="hyperlink"/>
      <w:u w:val="single"/>
    </w:rPr>
  </w:style>
  <w:style w:type="character" w:customStyle="1" w:styleId="Mencinsinresolver1">
    <w:name w:val="Mención sin resolver1"/>
    <w:basedOn w:val="Fuentedeprrafopredeter"/>
    <w:uiPriority w:val="99"/>
    <w:semiHidden/>
    <w:unhideWhenUsed/>
    <w:rsid w:val="002C0616"/>
    <w:rPr>
      <w:color w:val="605E5C"/>
      <w:shd w:val="clear" w:color="auto" w:fill="E1DFDD"/>
    </w:rPr>
  </w:style>
  <w:style w:type="character" w:customStyle="1" w:styleId="Mencinsinresolver2">
    <w:name w:val="Mención sin resolver2"/>
    <w:basedOn w:val="Fuentedeprrafopredeter"/>
    <w:uiPriority w:val="99"/>
    <w:semiHidden/>
    <w:unhideWhenUsed/>
    <w:rsid w:val="00422CB2"/>
    <w:rPr>
      <w:color w:val="605E5C"/>
      <w:shd w:val="clear" w:color="auto" w:fill="E1DFDD"/>
    </w:rPr>
  </w:style>
  <w:style w:type="paragraph" w:styleId="Revisin">
    <w:name w:val="Revision"/>
    <w:hidden/>
    <w:uiPriority w:val="99"/>
    <w:semiHidden/>
    <w:rsid w:val="00545D65"/>
    <w:pPr>
      <w:spacing w:after="0" w:line="240" w:lineRule="auto"/>
    </w:pPr>
  </w:style>
  <w:style w:type="paragraph" w:styleId="Textodeglobo">
    <w:name w:val="Balloon Text"/>
    <w:basedOn w:val="Normal"/>
    <w:link w:val="TextodegloboCar"/>
    <w:uiPriority w:val="99"/>
    <w:semiHidden/>
    <w:unhideWhenUsed/>
    <w:rsid w:val="00BF71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1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tuempresaenundia.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backoffice@easyoffice.cl" TargetMode="External"/><Relationship Id="rId4" Type="http://schemas.openxmlformats.org/officeDocument/2006/relationships/webSettings" Target="webSettings.xml"/><Relationship Id="rId9" Type="http://schemas.openxmlformats.org/officeDocument/2006/relationships/hyperlink" Target="mailto:pagos@easyoffice.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8506-770B-4118-BB60-A91EC9CA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3</Pages>
  <Words>1810</Words>
  <Characters>9959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CRM Easy Office</dc:creator>
  <cp:keywords/>
  <dc:description/>
  <cp:lastModifiedBy>Equipo CRM Easy Office</cp:lastModifiedBy>
  <cp:revision>4</cp:revision>
  <cp:lastPrinted>2026-04-21T15:17:00Z</cp:lastPrinted>
  <dcterms:created xsi:type="dcterms:W3CDTF">2026-06-25T19:33:00Z</dcterms:created>
  <dcterms:modified xsi:type="dcterms:W3CDTF">2026-09-26T14:09:00Z</dcterms:modified>
</cp:coreProperties>
</file>